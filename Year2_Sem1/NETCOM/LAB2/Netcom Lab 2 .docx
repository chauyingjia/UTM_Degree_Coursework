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F0BE4" w14:textId="3DEF5701" w:rsidR="00B254C7" w:rsidRDefault="00C15DFB">
      <w:pPr>
        <w:spacing w:after="194" w:line="259" w:lineRule="auto"/>
        <w:ind w:left="0" w:firstLine="0"/>
        <w:jc w:val="left"/>
        <w:rPr>
          <w:b/>
          <w:sz w:val="32"/>
          <w:szCs w:val="32"/>
        </w:rPr>
      </w:pPr>
      <w:r>
        <w:rPr>
          <w:noProof/>
        </w:rPr>
        <mc:AlternateContent>
          <mc:Choice Requires="wpg">
            <w:drawing>
              <wp:inline distT="0" distB="0" distL="114300" distR="114300" wp14:anchorId="75904B0E" wp14:editId="7D5F0F9D">
                <wp:extent cx="6390640" cy="558165"/>
                <wp:effectExtent l="0" t="0" r="0" b="0"/>
                <wp:docPr id="647063536" name="Group 5710"/>
                <wp:cNvGraphicFramePr/>
                <a:graphic xmlns:a="http://schemas.openxmlformats.org/drawingml/2006/main">
                  <a:graphicData uri="http://schemas.microsoft.com/office/word/2010/wordprocessingGroup">
                    <wpg:wgp>
                      <wpg:cNvGrpSpPr/>
                      <wpg:grpSpPr>
                        <a:xfrm>
                          <a:off x="0" y="0"/>
                          <a:ext cx="6390640" cy="558165"/>
                          <a:chOff x="0" y="0"/>
                          <a:chExt cx="7757160" cy="678180"/>
                        </a:xfrm>
                      </wpg:grpSpPr>
                      <wps:wsp>
                        <wps:cNvPr id="424396214" name="Rectangle 424396214"/>
                        <wps:cNvSpPr/>
                        <wps:spPr>
                          <a:xfrm>
                            <a:off x="686753" y="307578"/>
                            <a:ext cx="52795" cy="211877"/>
                          </a:xfrm>
                          <a:prstGeom prst="rect">
                            <a:avLst/>
                          </a:prstGeom>
                          <a:ln>
                            <a:noFill/>
                          </a:ln>
                        </wps:spPr>
                        <wps:txbx>
                          <w:txbxContent>
                            <w:p w14:paraId="5B625948" w14:textId="77777777" w:rsidR="00C15DFB" w:rsidRDefault="00C15DFB" w:rsidP="00C15DFB">
                              <w:pPr>
                                <w:spacing w:after="160" w:line="259" w:lineRule="auto"/>
                                <w:ind w:lef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1047678428" name="Picture 1047678428"/>
                          <pic:cNvPicPr/>
                        </pic:nvPicPr>
                        <pic:blipFill>
                          <a:blip r:embed="rId11"/>
                          <a:stretch>
                            <a:fillRect/>
                          </a:stretch>
                        </pic:blipFill>
                        <pic:spPr>
                          <a:xfrm>
                            <a:off x="0" y="-3047"/>
                            <a:ext cx="7757161" cy="679704"/>
                          </a:xfrm>
                          <a:prstGeom prst="rect">
                            <a:avLst/>
                          </a:prstGeom>
                        </pic:spPr>
                      </pic:pic>
                    </wpg:wgp>
                  </a:graphicData>
                </a:graphic>
              </wp:inline>
            </w:drawing>
          </mc:Choice>
          <mc:Fallback>
            <w:pict>
              <v:group w14:anchorId="75904B0E" id="Group 5710" o:spid="_x0000_s1026" style="width:503.2pt;height:43.95pt;mso-position-horizontal-relative:char;mso-position-vertical-relative:line" coordsize="77571,6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">
                <v:rect id="Rectangle 424396214" o:spid="_x0000_s1027" style="position:absolute;left:6867;top:3075;width:52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" filled="f" stroked="f">
                  <v:textbox inset="0,0,0,0">
                    <w:txbxContent>
                      <w:p w14:paraId="5B625948" w14:textId="77777777" w:rsidR="00C15DFB" w:rsidRDefault="00C15DFB" w:rsidP="00C15DFB">
                        <w:pPr>
                          <w:spacing w:after="160" w:line="259" w:lineRule="auto"/>
                          <w:ind w:left="0" w:firstLine="0"/>
                          <w:jc w:val="left"/>
                        </w:pPr>
                        <w:r>
                          <w:rPr>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7678428" o:spid="_x0000_s1028" type="#_x0000_t75" style="position:absolute;top:-30;width:77571;height:6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">
                  <v:imagedata r:id="rId12" o:title=""/>
                </v:shape>
                <w10:anchorlock/>
              </v:group>
            </w:pict>
          </mc:Fallback>
        </mc:AlternateContent>
      </w:r>
      <w:r w:rsidR="00864D89" w:rsidRPr="3A7B1F72">
        <w:rPr>
          <w:b/>
          <w:sz w:val="32"/>
          <w:szCs w:val="32"/>
        </w:rPr>
        <w:t xml:space="preserve">Packet Tracer Simulation - </w:t>
      </w:r>
      <w:r w:rsidR="00864D89" w:rsidRPr="67FAEAD6">
        <w:rPr>
          <w:b/>
          <w:bCs/>
          <w:sz w:val="32"/>
          <w:szCs w:val="32"/>
        </w:rPr>
        <w:t>TCP</w:t>
      </w:r>
      <w:r w:rsidR="00864D89" w:rsidRPr="3A7B1F72">
        <w:rPr>
          <w:b/>
          <w:sz w:val="32"/>
          <w:szCs w:val="32"/>
        </w:rPr>
        <w:t xml:space="preserve"> and UDP Communications </w:t>
      </w:r>
    </w:p>
    <w:p w14:paraId="1FE80B89" w14:textId="77777777" w:rsidR="00B254C7" w:rsidRDefault="00864D89">
      <w:pPr>
        <w:pStyle w:val="Heading1"/>
        <w:spacing w:after="212"/>
        <w:ind w:left="-5"/>
      </w:pPr>
      <w:r>
        <w:t xml:space="preserve">Topology </w:t>
      </w:r>
    </w:p>
    <w:p w14:paraId="240F5B37" w14:textId="77777777" w:rsidR="00B254C7" w:rsidRDefault="00864D89">
      <w:pPr>
        <w:spacing w:after="216" w:line="259" w:lineRule="auto"/>
        <w:ind w:left="101" w:firstLine="0"/>
        <w:jc w:val="center"/>
      </w:pPr>
      <w:r>
        <w:rPr>
          <w:noProof/>
        </w:rPr>
        <w:drawing>
          <wp:inline distT="0" distB="0" distL="0" distR="0" wp14:anchorId="7C77BA85" wp14:editId="183B725C">
            <wp:extent cx="3409061" cy="2533015"/>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3"/>
                    <a:stretch>
                      <a:fillRect/>
                    </a:stretch>
                  </pic:blipFill>
                  <pic:spPr>
                    <a:xfrm>
                      <a:off x="0" y="0"/>
                      <a:ext cx="3409061" cy="2533015"/>
                    </a:xfrm>
                    <a:prstGeom prst="rect">
                      <a:avLst/>
                    </a:prstGeom>
                  </pic:spPr>
                </pic:pic>
              </a:graphicData>
            </a:graphic>
          </wp:inline>
        </w:drawing>
      </w:r>
      <w:r>
        <w:rPr>
          <w:sz w:val="23"/>
        </w:rPr>
        <w:t xml:space="preserve"> </w:t>
      </w:r>
    </w:p>
    <w:p w14:paraId="7C2B1BA7" w14:textId="77777777" w:rsidR="00B254C7" w:rsidRDefault="00864D89">
      <w:pPr>
        <w:pStyle w:val="Heading1"/>
        <w:spacing w:after="62"/>
        <w:ind w:left="-5"/>
      </w:pPr>
      <w:r>
        <w:t xml:space="preserve">Objectives </w:t>
      </w:r>
    </w:p>
    <w:p w14:paraId="1CD0CB3C" w14:textId="07635C4F" w:rsidR="00B254C7" w:rsidRDefault="00864D89">
      <w:pPr>
        <w:spacing w:after="118" w:line="259" w:lineRule="auto"/>
        <w:ind w:left="356"/>
        <w:jc w:val="left"/>
      </w:pPr>
      <w:r>
        <w:rPr>
          <w:b/>
        </w:rPr>
        <w:t xml:space="preserve">Part 1: Generate Network Traffic in Simulation Mode </w:t>
      </w:r>
    </w:p>
    <w:p w14:paraId="11117020" w14:textId="599A09A2" w:rsidR="00B254C7" w:rsidRDefault="00864D89">
      <w:pPr>
        <w:spacing w:after="253" w:line="259" w:lineRule="auto"/>
        <w:ind w:left="356"/>
        <w:jc w:val="left"/>
      </w:pPr>
      <w:r>
        <w:rPr>
          <w:b/>
        </w:rPr>
        <w:t xml:space="preserve">Part 2: Examine the Functionality of the TCP and UDP Protocols </w:t>
      </w:r>
    </w:p>
    <w:p w14:paraId="65073F5C" w14:textId="77777777" w:rsidR="00B254C7" w:rsidRDefault="00864D89">
      <w:pPr>
        <w:pStyle w:val="Heading1"/>
        <w:spacing w:after="77"/>
        <w:ind w:left="-5"/>
      </w:pPr>
      <w:r>
        <w:t xml:space="preserve">Background </w:t>
      </w:r>
    </w:p>
    <w:p w14:paraId="62168E0D" w14:textId="77777777" w:rsidR="00B254C7" w:rsidRDefault="00864D89">
      <w:pPr>
        <w:ind w:left="356" w:right="12"/>
      </w:pPr>
      <w:r>
        <w:t xml:space="preserve">This simulation activity is intended to provide a foundation for understanding the TCP and UDP in detail. Simulation mode provides the ability to view the functionality of the different protocols. </w:t>
      </w:r>
    </w:p>
    <w:p w14:paraId="16547C91" w14:textId="77777777" w:rsidR="00B254C7" w:rsidRDefault="00864D89">
      <w:pPr>
        <w:ind w:left="356" w:right="12"/>
      </w:pPr>
      <w:r>
        <w:t xml:space="preserve">As data moves through the network, it is broken down into smaller pieces and identified in some fashion so that the pieces can be put back together. Each of these pieces is assigned a specific name (protocol data unit [PDU]) and associated with a specific layer. Packet Tracer Simulation mode enables the user to view each of the protocols and the associated PDU. The steps outlined below lead the user through the process of requesting services using various applications available on a client PC.  </w:t>
      </w:r>
    </w:p>
    <w:p w14:paraId="423B731C" w14:textId="77777777" w:rsidR="00B254C7" w:rsidRDefault="00864D89">
      <w:pPr>
        <w:spacing w:after="308" w:line="249" w:lineRule="auto"/>
        <w:ind w:left="361" w:firstLine="0"/>
        <w:jc w:val="left"/>
      </w:pPr>
      <w:r>
        <w:t xml:space="preserve">This activity provides an opportunity to explore the functionality of the TCP and UDP protocols, multiplexing and the function of port numbers in determining which local application requested the data or is sending the data. </w:t>
      </w:r>
    </w:p>
    <w:p w14:paraId="7DBBC7FE" w14:textId="77777777" w:rsidR="00B254C7" w:rsidRDefault="00864D89">
      <w:pPr>
        <w:pStyle w:val="Heading1"/>
        <w:spacing w:after="186"/>
        <w:ind w:left="-5"/>
      </w:pPr>
      <w:r>
        <w:rPr>
          <w:sz w:val="29"/>
        </w:rPr>
        <w:t xml:space="preserve">Part 1: Generate Network Traffic in Simulation Mode </w:t>
      </w:r>
    </w:p>
    <w:p w14:paraId="27F45EC6" w14:textId="77777777" w:rsidR="00B254C7" w:rsidRDefault="00864D89">
      <w:pPr>
        <w:spacing w:after="126" w:line="259" w:lineRule="auto"/>
        <w:ind w:left="-5"/>
        <w:jc w:val="left"/>
      </w:pPr>
      <w:r>
        <w:rPr>
          <w:b/>
          <w:sz w:val="23"/>
        </w:rPr>
        <w:t xml:space="preserve">Step 1: Generate traffic to populate Address Resolution Protocol (ARP) tables. </w:t>
      </w:r>
    </w:p>
    <w:p w14:paraId="64E4A360" w14:textId="77777777" w:rsidR="00B254C7" w:rsidRDefault="00864D89">
      <w:pPr>
        <w:spacing w:after="15" w:line="369" w:lineRule="auto"/>
        <w:ind w:left="356" w:right="900"/>
      </w:pPr>
      <w:r>
        <w:t xml:space="preserve">Perform the following tasks task to reduce the amount of network traffic viewed in the simulation.  a. Click </w:t>
      </w:r>
      <w:proofErr w:type="spellStart"/>
      <w:r>
        <w:rPr>
          <w:b/>
        </w:rPr>
        <w:t>MultiServer</w:t>
      </w:r>
      <w:proofErr w:type="spellEnd"/>
      <w:r>
        <w:t xml:space="preserve"> and click the </w:t>
      </w:r>
      <w:r>
        <w:rPr>
          <w:b/>
        </w:rPr>
        <w:t xml:space="preserve">Desktop </w:t>
      </w:r>
      <w:r>
        <w:t xml:space="preserve">tab &gt; </w:t>
      </w:r>
      <w:r>
        <w:rPr>
          <w:b/>
        </w:rPr>
        <w:t>Command Prompt</w:t>
      </w:r>
      <w:r>
        <w:t xml:space="preserve">. </w:t>
      </w:r>
    </w:p>
    <w:p w14:paraId="325C84B9" w14:textId="77777777" w:rsidR="00B254C7" w:rsidRDefault="00864D89">
      <w:pPr>
        <w:numPr>
          <w:ilvl w:val="0"/>
          <w:numId w:val="1"/>
        </w:numPr>
        <w:ind w:left="706" w:right="12" w:hanging="360"/>
      </w:pPr>
      <w:r>
        <w:t xml:space="preserve">Enter the </w:t>
      </w:r>
      <w:r>
        <w:rPr>
          <w:b/>
        </w:rPr>
        <w:t xml:space="preserve">ping 192.168.1.255 </w:t>
      </w:r>
      <w:r>
        <w:t xml:space="preserve">command. This will take a few seconds as every device on the network responds to </w:t>
      </w:r>
      <w:proofErr w:type="spellStart"/>
      <w:r>
        <w:rPr>
          <w:b/>
        </w:rPr>
        <w:t>MultiServer</w:t>
      </w:r>
      <w:proofErr w:type="spellEnd"/>
      <w:r>
        <w:t xml:space="preserve">. </w:t>
      </w:r>
    </w:p>
    <w:p w14:paraId="225C87CC" w14:textId="77777777" w:rsidR="00B254C7" w:rsidRDefault="00864D89">
      <w:pPr>
        <w:numPr>
          <w:ilvl w:val="0"/>
          <w:numId w:val="1"/>
        </w:numPr>
        <w:ind w:left="706" w:right="12" w:hanging="360"/>
      </w:pPr>
      <w:r>
        <w:lastRenderedPageBreak/>
        <w:t xml:space="preserve">Close the </w:t>
      </w:r>
      <w:proofErr w:type="spellStart"/>
      <w:r>
        <w:rPr>
          <w:b/>
        </w:rPr>
        <w:t>MultiServer</w:t>
      </w:r>
      <w:proofErr w:type="spellEnd"/>
      <w:r>
        <w:t xml:space="preserve"> window. </w:t>
      </w:r>
    </w:p>
    <w:p w14:paraId="6B0D8897" w14:textId="2E681303" w:rsidR="00467E49" w:rsidRDefault="00467E49" w:rsidP="00467E49">
      <w:pPr>
        <w:ind w:right="12"/>
      </w:pPr>
      <w:r>
        <w:rPr>
          <w:noProof/>
        </w:rPr>
        <w:drawing>
          <wp:inline distT="0" distB="0" distL="0" distR="0" wp14:anchorId="69AE144F" wp14:editId="0D14D054">
            <wp:extent cx="4733925" cy="4789430"/>
            <wp:effectExtent l="0" t="0" r="0" b="0"/>
            <wp:docPr id="374831285"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31285" name="Picture 1" descr="A computer screen shot of a computer program&#10;&#10;Description automatically generated"/>
                    <pic:cNvPicPr/>
                  </pic:nvPicPr>
                  <pic:blipFill>
                    <a:blip r:embed="rId14"/>
                    <a:stretch>
                      <a:fillRect/>
                    </a:stretch>
                  </pic:blipFill>
                  <pic:spPr>
                    <a:xfrm>
                      <a:off x="0" y="0"/>
                      <a:ext cx="4736669" cy="4792206"/>
                    </a:xfrm>
                    <a:prstGeom prst="rect">
                      <a:avLst/>
                    </a:prstGeom>
                  </pic:spPr>
                </pic:pic>
              </a:graphicData>
            </a:graphic>
          </wp:inline>
        </w:drawing>
      </w:r>
    </w:p>
    <w:p w14:paraId="52D267BD" w14:textId="77777777" w:rsidR="00B254C7" w:rsidRDefault="00864D89">
      <w:pPr>
        <w:spacing w:after="126" w:line="259" w:lineRule="auto"/>
        <w:ind w:left="-5"/>
        <w:jc w:val="left"/>
      </w:pPr>
      <w:r>
        <w:rPr>
          <w:b/>
          <w:sz w:val="23"/>
        </w:rPr>
        <w:t xml:space="preserve">Step 2: Generate web (HTTP) traffic. </w:t>
      </w:r>
    </w:p>
    <w:p w14:paraId="6CE29433" w14:textId="77777777" w:rsidR="00B254C7" w:rsidRDefault="00864D89">
      <w:pPr>
        <w:numPr>
          <w:ilvl w:val="0"/>
          <w:numId w:val="2"/>
        </w:numPr>
        <w:ind w:left="706" w:right="12" w:hanging="360"/>
      </w:pPr>
      <w:r>
        <w:t xml:space="preserve">Switch to Simulation mode. </w:t>
      </w:r>
    </w:p>
    <w:p w14:paraId="4B5C60DD" w14:textId="77777777" w:rsidR="00B254C7" w:rsidRDefault="00864D89">
      <w:pPr>
        <w:numPr>
          <w:ilvl w:val="0"/>
          <w:numId w:val="2"/>
        </w:numPr>
        <w:ind w:left="706" w:right="12" w:hanging="360"/>
      </w:pPr>
      <w:r>
        <w:t xml:space="preserve">Click </w:t>
      </w:r>
      <w:r>
        <w:rPr>
          <w:b/>
        </w:rPr>
        <w:t>HTTP Client</w:t>
      </w:r>
      <w:r>
        <w:t xml:space="preserve"> and click the </w:t>
      </w:r>
      <w:r>
        <w:rPr>
          <w:b/>
        </w:rPr>
        <w:t xml:space="preserve">Desktop </w:t>
      </w:r>
      <w:r>
        <w:t xml:space="preserve">tab &gt; </w:t>
      </w:r>
      <w:r>
        <w:rPr>
          <w:b/>
        </w:rPr>
        <w:t>Web Browser</w:t>
      </w:r>
      <w:r>
        <w:t xml:space="preserve">. </w:t>
      </w:r>
    </w:p>
    <w:p w14:paraId="31FCCD56" w14:textId="77777777" w:rsidR="00B254C7" w:rsidRDefault="00864D89">
      <w:pPr>
        <w:numPr>
          <w:ilvl w:val="0"/>
          <w:numId w:val="2"/>
        </w:numPr>
        <w:ind w:left="706" w:right="12" w:hanging="360"/>
      </w:pPr>
      <w:r>
        <w:t xml:space="preserve">In the URL field, enter </w:t>
      </w:r>
      <w:r>
        <w:rPr>
          <w:b/>
        </w:rPr>
        <w:t>192.168.1.254</w:t>
      </w:r>
      <w:r>
        <w:t xml:space="preserve"> and click </w:t>
      </w:r>
      <w:r>
        <w:rPr>
          <w:b/>
        </w:rPr>
        <w:t>Go</w:t>
      </w:r>
      <w:r>
        <w:t xml:space="preserve">. Envelopes (PDUs) will appear in the simulation window. </w:t>
      </w:r>
    </w:p>
    <w:p w14:paraId="4A5E27EB" w14:textId="77777777" w:rsidR="00B254C7" w:rsidRDefault="00864D89">
      <w:pPr>
        <w:numPr>
          <w:ilvl w:val="0"/>
          <w:numId w:val="2"/>
        </w:numPr>
        <w:spacing w:after="231"/>
        <w:ind w:left="706" w:right="12" w:hanging="360"/>
      </w:pPr>
      <w:r>
        <w:t xml:space="preserve">Minimize, but do not close, the </w:t>
      </w:r>
      <w:r>
        <w:rPr>
          <w:b/>
        </w:rPr>
        <w:t>HTTP Client</w:t>
      </w:r>
      <w:r>
        <w:t xml:space="preserve"> configuration window.  </w:t>
      </w:r>
    </w:p>
    <w:p w14:paraId="5B0B1B93" w14:textId="0984E63D" w:rsidR="7C350A5E" w:rsidRDefault="7C350A5E" w:rsidP="7C350A5E">
      <w:pPr>
        <w:spacing w:after="231"/>
        <w:ind w:left="706" w:right="12" w:hanging="360"/>
      </w:pPr>
      <w:r>
        <w:rPr>
          <w:noProof/>
        </w:rPr>
        <w:lastRenderedPageBreak/>
        <w:drawing>
          <wp:inline distT="0" distB="0" distL="0" distR="0" wp14:anchorId="6CD4E7B9" wp14:editId="5C168959">
            <wp:extent cx="6400800" cy="2571750"/>
            <wp:effectExtent l="0" t="0" r="0" b="0"/>
            <wp:docPr id="364473180" name="Picture 36447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400800" cy="2571750"/>
                    </a:xfrm>
                    <a:prstGeom prst="rect">
                      <a:avLst/>
                    </a:prstGeom>
                  </pic:spPr>
                </pic:pic>
              </a:graphicData>
            </a:graphic>
          </wp:inline>
        </w:drawing>
      </w:r>
    </w:p>
    <w:p w14:paraId="192E4DBF" w14:textId="77777777" w:rsidR="00B254C7" w:rsidRDefault="00864D89">
      <w:pPr>
        <w:spacing w:after="126" w:line="259" w:lineRule="auto"/>
        <w:ind w:left="-5"/>
        <w:jc w:val="left"/>
      </w:pPr>
      <w:r>
        <w:rPr>
          <w:b/>
          <w:sz w:val="23"/>
        </w:rPr>
        <w:t xml:space="preserve">Step 3: Generate FTP traffic. </w:t>
      </w:r>
    </w:p>
    <w:p w14:paraId="20695707" w14:textId="77777777" w:rsidR="00B254C7" w:rsidRDefault="00864D89">
      <w:pPr>
        <w:numPr>
          <w:ilvl w:val="0"/>
          <w:numId w:val="3"/>
        </w:numPr>
        <w:ind w:left="706" w:right="12" w:hanging="360"/>
      </w:pPr>
      <w:r>
        <w:t xml:space="preserve">Click </w:t>
      </w:r>
      <w:r>
        <w:rPr>
          <w:b/>
        </w:rPr>
        <w:t>FTP Client</w:t>
      </w:r>
      <w:r>
        <w:t xml:space="preserve"> and click the </w:t>
      </w:r>
      <w:r>
        <w:rPr>
          <w:b/>
        </w:rPr>
        <w:t xml:space="preserve">Desktop </w:t>
      </w:r>
      <w:r>
        <w:t xml:space="preserve">tab &gt; </w:t>
      </w:r>
      <w:r>
        <w:rPr>
          <w:b/>
        </w:rPr>
        <w:t>Command Prompt</w:t>
      </w:r>
      <w:r>
        <w:t xml:space="preserve">. </w:t>
      </w:r>
    </w:p>
    <w:p w14:paraId="043C7BB1" w14:textId="77777777" w:rsidR="00B254C7" w:rsidRDefault="00864D89">
      <w:pPr>
        <w:numPr>
          <w:ilvl w:val="0"/>
          <w:numId w:val="3"/>
        </w:numPr>
        <w:ind w:left="706" w:right="12" w:hanging="360"/>
      </w:pPr>
      <w:r>
        <w:t xml:space="preserve">Enter the </w:t>
      </w:r>
      <w:r>
        <w:rPr>
          <w:b/>
        </w:rPr>
        <w:t>ftp 192.168.1.254</w:t>
      </w:r>
      <w:r>
        <w:t xml:space="preserve"> command. PDUs will appear in the simulation window. </w:t>
      </w:r>
    </w:p>
    <w:p w14:paraId="1F61E81B" w14:textId="77777777" w:rsidR="00B254C7" w:rsidRDefault="00864D89">
      <w:pPr>
        <w:numPr>
          <w:ilvl w:val="0"/>
          <w:numId w:val="3"/>
        </w:numPr>
        <w:spacing w:after="231"/>
        <w:ind w:left="706" w:right="12" w:hanging="360"/>
      </w:pPr>
      <w:r>
        <w:t xml:space="preserve">Minimize, but do not close, the </w:t>
      </w:r>
      <w:r>
        <w:rPr>
          <w:b/>
        </w:rPr>
        <w:t>FTP Client</w:t>
      </w:r>
      <w:r>
        <w:t xml:space="preserve"> configuration window. </w:t>
      </w:r>
    </w:p>
    <w:p w14:paraId="0A0DC34B" w14:textId="3CBF661E" w:rsidR="42555109" w:rsidRDefault="5B7C8D5B" w:rsidP="5B7C8D5B">
      <w:pPr>
        <w:spacing w:after="231"/>
        <w:ind w:left="706" w:right="12" w:hanging="360"/>
      </w:pPr>
      <w:r>
        <w:rPr>
          <w:noProof/>
        </w:rPr>
        <w:drawing>
          <wp:inline distT="0" distB="0" distL="0" distR="0" wp14:anchorId="59D04817" wp14:editId="0134BE3F">
            <wp:extent cx="6400800" cy="2447925"/>
            <wp:effectExtent l="0" t="0" r="0" b="0"/>
            <wp:docPr id="291372209" name="Picture 29137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400800" cy="2447925"/>
                    </a:xfrm>
                    <a:prstGeom prst="rect">
                      <a:avLst/>
                    </a:prstGeom>
                  </pic:spPr>
                </pic:pic>
              </a:graphicData>
            </a:graphic>
          </wp:inline>
        </w:drawing>
      </w:r>
    </w:p>
    <w:p w14:paraId="0A120D22" w14:textId="77777777" w:rsidR="00B254C7" w:rsidRDefault="00864D89">
      <w:pPr>
        <w:spacing w:after="126" w:line="259" w:lineRule="auto"/>
        <w:ind w:left="-5"/>
        <w:jc w:val="left"/>
      </w:pPr>
      <w:r>
        <w:rPr>
          <w:b/>
          <w:sz w:val="23"/>
        </w:rPr>
        <w:t xml:space="preserve">Step 4: Generate DNS traffic. </w:t>
      </w:r>
    </w:p>
    <w:p w14:paraId="718E831A" w14:textId="77777777" w:rsidR="00B254C7" w:rsidRDefault="00864D89">
      <w:pPr>
        <w:numPr>
          <w:ilvl w:val="0"/>
          <w:numId w:val="4"/>
        </w:numPr>
        <w:ind w:left="706" w:right="12" w:hanging="360"/>
      </w:pPr>
      <w:r>
        <w:t xml:space="preserve">Click </w:t>
      </w:r>
      <w:r>
        <w:rPr>
          <w:b/>
        </w:rPr>
        <w:t>DNS Client</w:t>
      </w:r>
      <w:r>
        <w:t xml:space="preserve"> and click the </w:t>
      </w:r>
      <w:r>
        <w:rPr>
          <w:b/>
        </w:rPr>
        <w:t xml:space="preserve">Desktop </w:t>
      </w:r>
      <w:r>
        <w:t xml:space="preserve">tab &gt; </w:t>
      </w:r>
      <w:r>
        <w:rPr>
          <w:b/>
        </w:rPr>
        <w:t>Command Prompt</w:t>
      </w:r>
      <w:r>
        <w:t xml:space="preserve">. </w:t>
      </w:r>
    </w:p>
    <w:p w14:paraId="03486DAA" w14:textId="77777777" w:rsidR="00B254C7" w:rsidRDefault="00864D89">
      <w:pPr>
        <w:numPr>
          <w:ilvl w:val="0"/>
          <w:numId w:val="4"/>
        </w:numPr>
        <w:ind w:left="706" w:right="12" w:hanging="360"/>
      </w:pPr>
      <w:r>
        <w:t xml:space="preserve">Enter the </w:t>
      </w:r>
      <w:proofErr w:type="spellStart"/>
      <w:r>
        <w:rPr>
          <w:b/>
        </w:rPr>
        <w:t>nslookup</w:t>
      </w:r>
      <w:proofErr w:type="spellEnd"/>
      <w:r>
        <w:rPr>
          <w:b/>
        </w:rPr>
        <w:t xml:space="preserve"> </w:t>
      </w:r>
      <w:proofErr w:type="spellStart"/>
      <w:r>
        <w:rPr>
          <w:b/>
        </w:rPr>
        <w:t>multiserver.pt.ptu</w:t>
      </w:r>
      <w:proofErr w:type="spellEnd"/>
      <w:r>
        <w:t xml:space="preserve"> command. A PDU will appear in the simulation window. </w:t>
      </w:r>
    </w:p>
    <w:p w14:paraId="0CA3D7EC" w14:textId="77777777" w:rsidR="00B254C7" w:rsidRDefault="00864D89">
      <w:pPr>
        <w:numPr>
          <w:ilvl w:val="0"/>
          <w:numId w:val="4"/>
        </w:numPr>
        <w:spacing w:after="231"/>
        <w:ind w:left="706" w:right="12" w:hanging="360"/>
      </w:pPr>
      <w:r>
        <w:t xml:space="preserve">Minimize, but do not close, the </w:t>
      </w:r>
      <w:r>
        <w:rPr>
          <w:b/>
        </w:rPr>
        <w:t>DNS Client</w:t>
      </w:r>
      <w:r>
        <w:t xml:space="preserve"> configuration window. </w:t>
      </w:r>
    </w:p>
    <w:p w14:paraId="55DBAC43" w14:textId="547462F2" w:rsidR="3B7CFECA" w:rsidRDefault="78092359" w:rsidP="78092359">
      <w:pPr>
        <w:spacing w:after="231"/>
        <w:ind w:left="706" w:right="12" w:hanging="360"/>
      </w:pPr>
      <w:r>
        <w:rPr>
          <w:noProof/>
        </w:rPr>
        <w:lastRenderedPageBreak/>
        <w:drawing>
          <wp:inline distT="0" distB="0" distL="0" distR="0" wp14:anchorId="4DB4ACD7" wp14:editId="3C86ED56">
            <wp:extent cx="6400800" cy="2581275"/>
            <wp:effectExtent l="0" t="0" r="0" b="0"/>
            <wp:docPr id="1655281079" name="Picture 165528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400800" cy="2581275"/>
                    </a:xfrm>
                    <a:prstGeom prst="rect">
                      <a:avLst/>
                    </a:prstGeom>
                  </pic:spPr>
                </pic:pic>
              </a:graphicData>
            </a:graphic>
          </wp:inline>
        </w:drawing>
      </w:r>
    </w:p>
    <w:p w14:paraId="049F1EF4" w14:textId="77777777" w:rsidR="00B254C7" w:rsidRDefault="00864D89">
      <w:pPr>
        <w:spacing w:after="126" w:line="259" w:lineRule="auto"/>
        <w:ind w:left="-5"/>
        <w:jc w:val="left"/>
      </w:pPr>
      <w:r>
        <w:rPr>
          <w:b/>
          <w:sz w:val="23"/>
        </w:rPr>
        <w:t xml:space="preserve">Step 5: Generate Email traffic. </w:t>
      </w:r>
    </w:p>
    <w:p w14:paraId="6773332C" w14:textId="77777777" w:rsidR="00B254C7" w:rsidRDefault="00864D89">
      <w:pPr>
        <w:numPr>
          <w:ilvl w:val="0"/>
          <w:numId w:val="5"/>
        </w:numPr>
        <w:ind w:left="706" w:right="12" w:hanging="360"/>
      </w:pPr>
      <w:r>
        <w:t xml:space="preserve">Click </w:t>
      </w:r>
      <w:r>
        <w:rPr>
          <w:b/>
        </w:rPr>
        <w:t xml:space="preserve">E-Mail Client </w:t>
      </w:r>
      <w:r>
        <w:t xml:space="preserve">and click the </w:t>
      </w:r>
      <w:r>
        <w:rPr>
          <w:b/>
        </w:rPr>
        <w:t>Desktop</w:t>
      </w:r>
      <w:r>
        <w:t xml:space="preserve"> tab &gt; </w:t>
      </w:r>
      <w:r>
        <w:rPr>
          <w:b/>
        </w:rPr>
        <w:t>E Mail</w:t>
      </w:r>
      <w:r>
        <w:t xml:space="preserve"> tool. </w:t>
      </w:r>
    </w:p>
    <w:p w14:paraId="497F06F0" w14:textId="77777777" w:rsidR="00B254C7" w:rsidRDefault="00864D89">
      <w:pPr>
        <w:numPr>
          <w:ilvl w:val="0"/>
          <w:numId w:val="5"/>
        </w:numPr>
        <w:ind w:left="706" w:right="12" w:hanging="360"/>
      </w:pPr>
      <w:r>
        <w:t xml:space="preserve">Click </w:t>
      </w:r>
      <w:r>
        <w:rPr>
          <w:b/>
        </w:rPr>
        <w:t>Compose</w:t>
      </w:r>
      <w:r>
        <w:t xml:space="preserve"> and enter the following information: </w:t>
      </w:r>
    </w:p>
    <w:p w14:paraId="293A03F9" w14:textId="77777777" w:rsidR="00B254C7" w:rsidRDefault="00864D89">
      <w:pPr>
        <w:numPr>
          <w:ilvl w:val="1"/>
          <w:numId w:val="5"/>
        </w:numPr>
        <w:ind w:right="12" w:hanging="360"/>
      </w:pPr>
      <w:r>
        <w:rPr>
          <w:b/>
        </w:rPr>
        <w:t>To:</w:t>
      </w:r>
      <w:r>
        <w:t xml:space="preserve"> user@multiserver.pt.ptu </w:t>
      </w:r>
    </w:p>
    <w:p w14:paraId="31B738AE" w14:textId="77777777" w:rsidR="00B254C7" w:rsidRDefault="00864D89">
      <w:pPr>
        <w:numPr>
          <w:ilvl w:val="1"/>
          <w:numId w:val="5"/>
        </w:numPr>
        <w:ind w:right="12" w:hanging="360"/>
      </w:pPr>
      <w:r>
        <w:rPr>
          <w:b/>
        </w:rPr>
        <w:t>Subject:</w:t>
      </w:r>
      <w:r>
        <w:t xml:space="preserve"> Personalize the subject line </w:t>
      </w:r>
    </w:p>
    <w:p w14:paraId="5D064127" w14:textId="77777777" w:rsidR="00B254C7" w:rsidRDefault="00864D89">
      <w:pPr>
        <w:numPr>
          <w:ilvl w:val="1"/>
          <w:numId w:val="5"/>
        </w:numPr>
        <w:ind w:right="12" w:hanging="360"/>
      </w:pPr>
      <w:r>
        <w:rPr>
          <w:b/>
        </w:rPr>
        <w:t>E-Mail Body:</w:t>
      </w:r>
      <w:r>
        <w:t xml:space="preserve"> Personalize the Email </w:t>
      </w:r>
    </w:p>
    <w:p w14:paraId="53FE5C1E" w14:textId="77777777" w:rsidR="00B254C7" w:rsidRDefault="00864D89">
      <w:pPr>
        <w:numPr>
          <w:ilvl w:val="0"/>
          <w:numId w:val="5"/>
        </w:numPr>
        <w:ind w:left="706" w:right="12" w:hanging="360"/>
      </w:pPr>
      <w:r>
        <w:t xml:space="preserve">Click </w:t>
      </w:r>
      <w:r>
        <w:rPr>
          <w:b/>
        </w:rPr>
        <w:t>Send</w:t>
      </w:r>
      <w:r>
        <w:t xml:space="preserve">. </w:t>
      </w:r>
    </w:p>
    <w:p w14:paraId="6020DAC4" w14:textId="77777777" w:rsidR="00B254C7" w:rsidRDefault="00864D89">
      <w:pPr>
        <w:numPr>
          <w:ilvl w:val="0"/>
          <w:numId w:val="5"/>
        </w:numPr>
        <w:spacing w:after="246"/>
        <w:ind w:left="706" w:right="12" w:hanging="360"/>
      </w:pPr>
      <w:r>
        <w:t xml:space="preserve">Minimize, but do not close, the </w:t>
      </w:r>
      <w:r>
        <w:rPr>
          <w:b/>
        </w:rPr>
        <w:t>E-Mail Client</w:t>
      </w:r>
      <w:r>
        <w:t xml:space="preserve"> configuration window.  </w:t>
      </w:r>
    </w:p>
    <w:p w14:paraId="46FAEC67" w14:textId="432BCD4E" w:rsidR="0802E5DB" w:rsidRDefault="70F14266" w:rsidP="0802E5DB">
      <w:pPr>
        <w:spacing w:after="246"/>
        <w:ind w:left="706" w:right="12" w:hanging="360"/>
      </w:pPr>
      <w:r>
        <w:rPr>
          <w:noProof/>
        </w:rPr>
        <w:drawing>
          <wp:inline distT="0" distB="0" distL="0" distR="0" wp14:anchorId="5661A099" wp14:editId="7D10B3D2">
            <wp:extent cx="6400800" cy="2971800"/>
            <wp:effectExtent l="0" t="0" r="0" b="0"/>
            <wp:docPr id="1140953478" name="Picture 1140953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400800" cy="2971800"/>
                    </a:xfrm>
                    <a:prstGeom prst="rect">
                      <a:avLst/>
                    </a:prstGeom>
                  </pic:spPr>
                </pic:pic>
              </a:graphicData>
            </a:graphic>
          </wp:inline>
        </w:drawing>
      </w:r>
    </w:p>
    <w:p w14:paraId="340E4BE5" w14:textId="22D2AAB1" w:rsidR="3873C171" w:rsidRDefault="0D7C63EB" w:rsidP="68C4AADC">
      <w:pPr>
        <w:spacing w:after="246"/>
        <w:ind w:left="706" w:right="12" w:hanging="360"/>
      </w:pPr>
      <w:r>
        <w:rPr>
          <w:noProof/>
        </w:rPr>
        <w:lastRenderedPageBreak/>
        <w:drawing>
          <wp:inline distT="0" distB="0" distL="0" distR="0" wp14:anchorId="464501AD" wp14:editId="4F012AA4">
            <wp:extent cx="6400800" cy="666750"/>
            <wp:effectExtent l="0" t="0" r="0" b="0"/>
            <wp:docPr id="585419323" name="Picture 58541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6400800" cy="666750"/>
                    </a:xfrm>
                    <a:prstGeom prst="rect">
                      <a:avLst/>
                    </a:prstGeom>
                  </pic:spPr>
                </pic:pic>
              </a:graphicData>
            </a:graphic>
          </wp:inline>
        </w:drawing>
      </w:r>
    </w:p>
    <w:p w14:paraId="6775724F" w14:textId="77777777" w:rsidR="00B254C7" w:rsidRDefault="00864D89">
      <w:pPr>
        <w:spacing w:after="126" w:line="259" w:lineRule="auto"/>
        <w:ind w:left="-5"/>
        <w:jc w:val="left"/>
      </w:pPr>
      <w:r>
        <w:rPr>
          <w:b/>
          <w:sz w:val="23"/>
        </w:rPr>
        <w:t xml:space="preserve">Step 6: Verify that the traffic is generated and ready for simulation. </w:t>
      </w:r>
    </w:p>
    <w:p w14:paraId="1FAF2A20" w14:textId="77777777" w:rsidR="00B254C7" w:rsidRDefault="00864D89">
      <w:pPr>
        <w:spacing w:after="306"/>
        <w:ind w:left="356" w:right="12"/>
      </w:pPr>
      <w:r>
        <w:t xml:space="preserve">Every client computer should have PDUs listed in the Simulation Panel. </w:t>
      </w:r>
    </w:p>
    <w:p w14:paraId="4F19BCBC" w14:textId="5252C0C7" w:rsidR="14342C1E" w:rsidRDefault="5C0BE742" w:rsidP="14342C1E">
      <w:pPr>
        <w:spacing w:after="306"/>
        <w:ind w:left="356" w:right="12"/>
      </w:pPr>
      <w:r>
        <w:rPr>
          <w:noProof/>
        </w:rPr>
        <w:drawing>
          <wp:inline distT="0" distB="0" distL="0" distR="0" wp14:anchorId="71C1F57F" wp14:editId="536D50B3">
            <wp:extent cx="6400800" cy="1571625"/>
            <wp:effectExtent l="0" t="0" r="0" b="0"/>
            <wp:docPr id="107447675" name="Picture 10744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400800" cy="1571625"/>
                    </a:xfrm>
                    <a:prstGeom prst="rect">
                      <a:avLst/>
                    </a:prstGeom>
                  </pic:spPr>
                </pic:pic>
              </a:graphicData>
            </a:graphic>
          </wp:inline>
        </w:drawing>
      </w:r>
    </w:p>
    <w:p w14:paraId="1DEFD6E8" w14:textId="77777777" w:rsidR="00B254C7" w:rsidRDefault="00864D89">
      <w:pPr>
        <w:pStyle w:val="Heading1"/>
        <w:spacing w:after="186"/>
        <w:ind w:left="-5"/>
      </w:pPr>
      <w:r>
        <w:rPr>
          <w:sz w:val="29"/>
        </w:rPr>
        <w:t xml:space="preserve">Part 2: Examine Functionality of the TCP and UDP Protocols </w:t>
      </w:r>
    </w:p>
    <w:p w14:paraId="15144E7C" w14:textId="77777777" w:rsidR="00B254C7" w:rsidRDefault="00864D89">
      <w:pPr>
        <w:spacing w:after="126" w:line="259" w:lineRule="auto"/>
        <w:ind w:left="-5"/>
        <w:jc w:val="left"/>
      </w:pPr>
      <w:r>
        <w:rPr>
          <w:b/>
          <w:sz w:val="23"/>
        </w:rPr>
        <w:t xml:space="preserve">Step 1: Examine multiplexing as all of the traffic crosses the network. </w:t>
      </w:r>
    </w:p>
    <w:p w14:paraId="469BDBAE" w14:textId="34F6FED9" w:rsidR="00B254C7" w:rsidRDefault="00864D89">
      <w:pPr>
        <w:spacing w:after="0" w:line="386" w:lineRule="auto"/>
        <w:ind w:left="356" w:right="1306"/>
      </w:pPr>
      <w:r>
        <w:t xml:space="preserve">You will now use the </w:t>
      </w:r>
      <w:r>
        <w:rPr>
          <w:b/>
        </w:rPr>
        <w:t xml:space="preserve">Capture/Forward button </w:t>
      </w:r>
      <w:r>
        <w:t xml:space="preserve">and the </w:t>
      </w:r>
      <w:r>
        <w:rPr>
          <w:b/>
        </w:rPr>
        <w:t>Back</w:t>
      </w:r>
      <w:r>
        <w:t xml:space="preserve"> button in the Simulation Panel. </w:t>
      </w:r>
    </w:p>
    <w:p w14:paraId="4713BA79" w14:textId="1E07E2CB" w:rsidR="00B254C7" w:rsidRDefault="00864D89">
      <w:pPr>
        <w:spacing w:after="0" w:line="386" w:lineRule="auto"/>
        <w:ind w:left="356" w:right="1306"/>
      </w:pPr>
      <w:r>
        <w:t xml:space="preserve">a. Click </w:t>
      </w:r>
      <w:r>
        <w:rPr>
          <w:b/>
        </w:rPr>
        <w:t xml:space="preserve">Capture/Forward </w:t>
      </w:r>
      <w:r>
        <w:t xml:space="preserve">once. All of the PDUs are transferred to the switch. </w:t>
      </w:r>
    </w:p>
    <w:p w14:paraId="36212B0A" w14:textId="6901BA64" w:rsidR="100C583C" w:rsidRDefault="00B7025D" w:rsidP="100C583C">
      <w:pPr>
        <w:spacing w:after="0" w:line="386" w:lineRule="auto"/>
        <w:ind w:left="356" w:right="1306"/>
      </w:pPr>
      <w:r>
        <w:rPr>
          <w:noProof/>
        </w:rPr>
        <mc:AlternateContent>
          <mc:Choice Requires="wps">
            <w:drawing>
              <wp:anchor distT="0" distB="0" distL="114300" distR="114300" simplePos="0" relativeHeight="251232256" behindDoc="0" locked="0" layoutInCell="1" allowOverlap="1" wp14:anchorId="11746924" wp14:editId="30606358">
                <wp:simplePos x="0" y="0"/>
                <wp:positionH relativeFrom="column">
                  <wp:posOffset>4258309</wp:posOffset>
                </wp:positionH>
                <wp:positionV relativeFrom="paragraph">
                  <wp:posOffset>2440940</wp:posOffset>
                </wp:positionV>
                <wp:extent cx="676275" cy="876300"/>
                <wp:effectExtent l="38100" t="0" r="28575" b="57150"/>
                <wp:wrapNone/>
                <wp:docPr id="1942373890" name="Straight Arrow Connector 7"/>
                <wp:cNvGraphicFramePr/>
                <a:graphic xmlns:a="http://schemas.openxmlformats.org/drawingml/2006/main">
                  <a:graphicData uri="http://schemas.microsoft.com/office/word/2010/wordprocessingShape">
                    <wps:wsp>
                      <wps:cNvCnPr/>
                      <wps:spPr>
                        <a:xfrm flipH="1">
                          <a:off x="0" y="0"/>
                          <a:ext cx="676275" cy="8763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0A3C67F" id="_x0000_t32" coordsize="21600,21600" o:spt="32" o:oned="t" path="m,l21600,21600e" filled="f">
                <v:path arrowok="t" fillok="f" o:connecttype="none"/>
                <o:lock v:ext="edit" shapetype="t"/>
              </v:shapetype>
              <v:shape id="Straight Arrow Connector 7" o:spid="_x0000_s1026" type="#_x0000_t32" style="position:absolute;margin-left:335.3pt;margin-top:192.2pt;width:53.25pt;height:69pt;flip:x;z-index:25123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" strokecolor="red" strokeweight="1.5pt">
                <v:stroke endarrow="block" joinstyle="miter"/>
              </v:shape>
            </w:pict>
          </mc:Fallback>
        </mc:AlternateContent>
      </w:r>
      <w:r>
        <w:rPr>
          <w:noProof/>
        </w:rPr>
        <mc:AlternateContent>
          <mc:Choice Requires="wps">
            <w:drawing>
              <wp:anchor distT="45720" distB="45720" distL="114300" distR="114300" simplePos="0" relativeHeight="251231232" behindDoc="0" locked="0" layoutInCell="1" allowOverlap="1" wp14:anchorId="6255BA88" wp14:editId="2DDA430E">
                <wp:simplePos x="0" y="0"/>
                <wp:positionH relativeFrom="margin">
                  <wp:posOffset>4166870</wp:posOffset>
                </wp:positionH>
                <wp:positionV relativeFrom="paragraph">
                  <wp:posOffset>1953260</wp:posOffset>
                </wp:positionV>
                <wp:extent cx="1935480" cy="1404620"/>
                <wp:effectExtent l="0" t="0" r="26670" b="28575"/>
                <wp:wrapNone/>
                <wp:docPr id="129893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5480" cy="1404620"/>
                        </a:xfrm>
                        <a:prstGeom prst="rect">
                          <a:avLst/>
                        </a:prstGeom>
                        <a:solidFill>
                          <a:srgbClr val="FFFFFF"/>
                        </a:solidFill>
                        <a:ln w="19050">
                          <a:solidFill>
                            <a:schemeClr val="accent1">
                              <a:lumMod val="75000"/>
                            </a:schemeClr>
                          </a:solidFill>
                          <a:miter lim="800000"/>
                          <a:headEnd/>
                          <a:tailEnd/>
                        </a:ln>
                      </wps:spPr>
                      <wps:txbx>
                        <w:txbxContent>
                          <w:p w14:paraId="7BB19D51" w14:textId="58A31195" w:rsidR="00B7025D" w:rsidRDefault="00B7025D" w:rsidP="00B7025D">
                            <w:pPr>
                              <w:jc w:val="center"/>
                            </w:pPr>
                            <w:r>
                              <w:t>All PDUs are transferred to the switch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55BA88" id="_x0000_t202" coordsize="21600,21600" o:spt="202" path="m,l,21600r21600,l21600,xe">
                <v:stroke joinstyle="miter"/>
                <v:path gradientshapeok="t" o:connecttype="rect"/>
              </v:shapetype>
              <v:shape id="Text Box 2" o:spid="_x0000_s1029" type="#_x0000_t202" style="position:absolute;left:0;text-align:left;margin-left:328.1pt;margin-top:153.8pt;width:152.4pt;height:110.6pt;z-index:2512312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" strokecolor="#2f5496 [2404]" strokeweight="1.5pt">
                <v:textbox style="mso-fit-shape-to-text:t">
                  <w:txbxContent>
                    <w:p w14:paraId="7BB19D51" w14:textId="58A31195" w:rsidR="00B7025D" w:rsidRDefault="00B7025D" w:rsidP="00B7025D">
                      <w:pPr>
                        <w:jc w:val="center"/>
                      </w:pPr>
                      <w:r>
                        <w:t>All PDUs are transferred to the switch</w:t>
                      </w:r>
                    </w:p>
                  </w:txbxContent>
                </v:textbox>
                <w10:wrap anchorx="margin"/>
              </v:shape>
            </w:pict>
          </mc:Fallback>
        </mc:AlternateContent>
      </w:r>
      <w:r w:rsidR="1C8DA81C">
        <w:rPr>
          <w:noProof/>
        </w:rPr>
        <w:drawing>
          <wp:inline distT="0" distB="0" distL="0" distR="0" wp14:anchorId="18858C23" wp14:editId="53B5343D">
            <wp:extent cx="4524375" cy="2842902"/>
            <wp:effectExtent l="0" t="0" r="0" b="0"/>
            <wp:docPr id="311147337" name="Picture 31114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147337"/>
                    <pic:cNvPicPr/>
                  </pic:nvPicPr>
                  <pic:blipFill>
                    <a:blip r:embed="rId21">
                      <a:extLst>
                        <a:ext uri="{28A0092B-C50C-407E-A947-70E740481C1C}">
                          <a14:useLocalDpi xmlns:a14="http://schemas.microsoft.com/office/drawing/2010/main" val="0"/>
                        </a:ext>
                      </a:extLst>
                    </a:blip>
                    <a:stretch>
                      <a:fillRect/>
                    </a:stretch>
                  </pic:blipFill>
                  <pic:spPr>
                    <a:xfrm>
                      <a:off x="0" y="0"/>
                      <a:ext cx="4524375" cy="2842902"/>
                    </a:xfrm>
                    <a:prstGeom prst="rect">
                      <a:avLst/>
                    </a:prstGeom>
                  </pic:spPr>
                </pic:pic>
              </a:graphicData>
            </a:graphic>
          </wp:inline>
        </w:drawing>
      </w:r>
    </w:p>
    <w:p w14:paraId="46344AAD" w14:textId="0A81543F" w:rsidR="237E3AB2" w:rsidRDefault="008A5CBF" w:rsidP="009133EF">
      <w:pPr>
        <w:spacing w:after="0" w:line="386" w:lineRule="auto"/>
        <w:ind w:left="356" w:right="1306"/>
      </w:pPr>
      <w:r>
        <w:rPr>
          <w:noProof/>
        </w:rPr>
        <mc:AlternateContent>
          <mc:Choice Requires="wps">
            <w:drawing>
              <wp:anchor distT="0" distB="0" distL="114300" distR="114300" simplePos="0" relativeHeight="252087296" behindDoc="0" locked="0" layoutInCell="1" allowOverlap="1" wp14:anchorId="36D94974" wp14:editId="09EE0BA2">
                <wp:simplePos x="0" y="0"/>
                <wp:positionH relativeFrom="margin">
                  <wp:posOffset>3593985</wp:posOffset>
                </wp:positionH>
                <wp:positionV relativeFrom="paragraph">
                  <wp:posOffset>21070</wp:posOffset>
                </wp:positionV>
                <wp:extent cx="644236" cy="762982"/>
                <wp:effectExtent l="0" t="0" r="22860" b="18415"/>
                <wp:wrapNone/>
                <wp:docPr id="1820063113" name="Rectangle 5"/>
                <wp:cNvGraphicFramePr/>
                <a:graphic xmlns:a="http://schemas.openxmlformats.org/drawingml/2006/main">
                  <a:graphicData uri="http://schemas.microsoft.com/office/word/2010/wordprocessingShape">
                    <wps:wsp>
                      <wps:cNvSpPr/>
                      <wps:spPr>
                        <a:xfrm>
                          <a:off x="0" y="0"/>
                          <a:ext cx="644236" cy="762982"/>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7B498" id="Rectangle 5" o:spid="_x0000_s1026" style="position:absolute;margin-left:283pt;margin-top:1.65pt;width:50.75pt;height:60.1pt;z-index:25208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" filled="f" strokecolor="red" strokeweight="1pt">
                <v:stroke dashstyle="dash"/>
                <w10:wrap anchorx="margin"/>
              </v:rect>
            </w:pict>
          </mc:Fallback>
        </mc:AlternateContent>
      </w:r>
      <w:r w:rsidR="00105DB3">
        <w:rPr>
          <w:noProof/>
        </w:rPr>
        <w:drawing>
          <wp:inline distT="0" distB="0" distL="0" distR="0" wp14:anchorId="0820F398" wp14:editId="4CA18A72">
            <wp:extent cx="6390640" cy="794385"/>
            <wp:effectExtent l="0" t="0" r="0" b="5715"/>
            <wp:docPr id="282415589" name="Picture 1" descr="A group of people standing in front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15589" name="Picture 1" descr="A group of people standing in front of a white background&#10;&#10;Description automatically generated"/>
                    <pic:cNvPicPr/>
                  </pic:nvPicPr>
                  <pic:blipFill>
                    <a:blip r:embed="rId22"/>
                    <a:stretch>
                      <a:fillRect/>
                    </a:stretch>
                  </pic:blipFill>
                  <pic:spPr>
                    <a:xfrm>
                      <a:off x="0" y="0"/>
                      <a:ext cx="6390640" cy="794385"/>
                    </a:xfrm>
                    <a:prstGeom prst="rect">
                      <a:avLst/>
                    </a:prstGeom>
                  </pic:spPr>
                </pic:pic>
              </a:graphicData>
            </a:graphic>
          </wp:inline>
        </w:drawing>
      </w:r>
    </w:p>
    <w:p w14:paraId="5AE57C1D" w14:textId="77777777" w:rsidR="00B254C7" w:rsidRDefault="00864D89">
      <w:pPr>
        <w:numPr>
          <w:ilvl w:val="0"/>
          <w:numId w:val="6"/>
        </w:numPr>
        <w:ind w:left="706" w:right="12" w:hanging="360"/>
      </w:pPr>
      <w:r>
        <w:lastRenderedPageBreak/>
        <w:t xml:space="preserve">Click </w:t>
      </w:r>
      <w:r>
        <w:rPr>
          <w:b/>
        </w:rPr>
        <w:t xml:space="preserve">Capture/Forward </w:t>
      </w:r>
      <w:r>
        <w:t xml:space="preserve">again. Some of the PDUs disappear. What do you think happened to them? </w:t>
      </w:r>
    </w:p>
    <w:p w14:paraId="30D73B4E" w14:textId="47B71D49" w:rsidR="00B254C7" w:rsidRDefault="008240E1">
      <w:pPr>
        <w:spacing w:after="118" w:line="259" w:lineRule="auto"/>
        <w:ind w:left="720" w:firstLine="0"/>
        <w:jc w:val="left"/>
      </w:pPr>
      <w:r>
        <w:rPr>
          <w:noProof/>
        </w:rPr>
        <mc:AlternateContent>
          <mc:Choice Requires="wps">
            <w:drawing>
              <wp:anchor distT="0" distB="0" distL="114300" distR="114300" simplePos="0" relativeHeight="251217920" behindDoc="0" locked="0" layoutInCell="1" allowOverlap="1" wp14:anchorId="56EB650A" wp14:editId="6536C693">
                <wp:simplePos x="0" y="0"/>
                <wp:positionH relativeFrom="column">
                  <wp:posOffset>4704080</wp:posOffset>
                </wp:positionH>
                <wp:positionV relativeFrom="paragraph">
                  <wp:posOffset>2567623</wp:posOffset>
                </wp:positionV>
                <wp:extent cx="238125" cy="1200150"/>
                <wp:effectExtent l="0" t="38100" r="66675" b="19050"/>
                <wp:wrapNone/>
                <wp:docPr id="100648161" name="Straight Arrow Connector 7"/>
                <wp:cNvGraphicFramePr/>
                <a:graphic xmlns:a="http://schemas.openxmlformats.org/drawingml/2006/main">
                  <a:graphicData uri="http://schemas.microsoft.com/office/word/2010/wordprocessingShape">
                    <wps:wsp>
                      <wps:cNvCnPr/>
                      <wps:spPr>
                        <a:xfrm flipV="1">
                          <a:off x="0" y="0"/>
                          <a:ext cx="238125" cy="120015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903089" id="Straight Arrow Connector 7" o:spid="_x0000_s1026" type="#_x0000_t32" style="position:absolute;margin-left:370.4pt;margin-top:202.2pt;width:18.75pt;height:94.5pt;flip:y;z-index:25121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" strokecolor="red" strokeweight="1.5pt">
                <v:stroke endarrow="block" joinstyle="miter"/>
              </v:shape>
            </w:pict>
          </mc:Fallback>
        </mc:AlternateContent>
      </w:r>
      <w:r w:rsidR="007F4B32">
        <w:rPr>
          <w:noProof/>
        </w:rPr>
        <mc:AlternateContent>
          <mc:Choice Requires="wps">
            <w:drawing>
              <wp:anchor distT="45720" distB="45720" distL="114300" distR="114300" simplePos="0" relativeHeight="251658240" behindDoc="0" locked="0" layoutInCell="1" allowOverlap="1" wp14:anchorId="02187835" wp14:editId="66EEDF72">
                <wp:simplePos x="0" y="0"/>
                <wp:positionH relativeFrom="margin">
                  <wp:posOffset>3994467</wp:posOffset>
                </wp:positionH>
                <wp:positionV relativeFrom="paragraph">
                  <wp:posOffset>2048510</wp:posOffset>
                </wp:positionV>
                <wp:extent cx="2219325" cy="1404620"/>
                <wp:effectExtent l="0" t="0" r="2857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1404620"/>
                        </a:xfrm>
                        <a:prstGeom prst="rect">
                          <a:avLst/>
                        </a:prstGeom>
                        <a:solidFill>
                          <a:srgbClr val="FFFFFF"/>
                        </a:solidFill>
                        <a:ln w="19050">
                          <a:solidFill>
                            <a:schemeClr val="accent1">
                              <a:lumMod val="75000"/>
                            </a:schemeClr>
                          </a:solidFill>
                          <a:miter lim="800000"/>
                          <a:headEnd/>
                          <a:tailEnd/>
                        </a:ln>
                      </wps:spPr>
                      <wps:txbx>
                        <w:txbxContent>
                          <w:p w14:paraId="7E2B5DE5" w14:textId="01B1F7DB" w:rsidR="007F4B32" w:rsidRDefault="00807031" w:rsidP="008240E1">
                            <w:pPr>
                              <w:jc w:val="left"/>
                            </w:pPr>
                            <w:r>
                              <w:t>The PDU</w:t>
                            </w:r>
                            <w:r w:rsidR="007C4711">
                              <w:t xml:space="preserve">s </w:t>
                            </w:r>
                            <w:r w:rsidR="008240E1">
                              <w:t xml:space="preserve">that </w:t>
                            </w:r>
                            <w:r w:rsidR="007C4711">
                              <w:t>disappear</w:t>
                            </w:r>
                            <w:r w:rsidR="008240E1">
                              <w:t>ed</w:t>
                            </w:r>
                            <w:r w:rsidR="007C4711">
                              <w:t xml:space="preserve"> </w:t>
                            </w:r>
                            <w:r w:rsidR="00222081">
                              <w:t>has been stored in the switch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187835" id="_x0000_s1030" type="#_x0000_t202" style="position:absolute;left:0;text-align:left;margin-left:314.5pt;margin-top:161.3pt;width:174.75pt;height:110.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" strokecolor="#2f5496 [2404]" strokeweight="1.5pt">
                <v:textbox style="mso-fit-shape-to-text:t">
                  <w:txbxContent>
                    <w:p w14:paraId="7E2B5DE5" w14:textId="01B1F7DB" w:rsidR="007F4B32" w:rsidRDefault="00807031" w:rsidP="008240E1">
                      <w:pPr>
                        <w:jc w:val="left"/>
                      </w:pPr>
                      <w:r>
                        <w:t>The PDU</w:t>
                      </w:r>
                      <w:r w:rsidR="007C4711">
                        <w:t xml:space="preserve">s </w:t>
                      </w:r>
                      <w:r w:rsidR="008240E1">
                        <w:t xml:space="preserve">that </w:t>
                      </w:r>
                      <w:r w:rsidR="007C4711">
                        <w:t>disappear</w:t>
                      </w:r>
                      <w:r w:rsidR="008240E1">
                        <w:t>ed</w:t>
                      </w:r>
                      <w:r w:rsidR="007C4711">
                        <w:t xml:space="preserve"> </w:t>
                      </w:r>
                      <w:r w:rsidR="00222081">
                        <w:t>has been stored in the switch</w:t>
                      </w:r>
                    </w:p>
                  </w:txbxContent>
                </v:textbox>
                <w10:wrap anchorx="margin"/>
              </v:shape>
            </w:pict>
          </mc:Fallback>
        </mc:AlternateContent>
      </w:r>
      <w:r w:rsidR="00864D89">
        <w:t xml:space="preserve"> </w:t>
      </w:r>
      <w:r w:rsidR="004052E9">
        <w:rPr>
          <w:noProof/>
        </w:rPr>
        <w:drawing>
          <wp:inline distT="0" distB="0" distL="0" distR="0" wp14:anchorId="5A7BB1C2" wp14:editId="4AF90E69">
            <wp:extent cx="3576638" cy="2879009"/>
            <wp:effectExtent l="0" t="0" r="5080" b="0"/>
            <wp:docPr id="1221675261"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75261" name="Picture 1" descr="A diagram of a computer network&#10;&#10;Description automatically generated"/>
                    <pic:cNvPicPr/>
                  </pic:nvPicPr>
                  <pic:blipFill>
                    <a:blip r:embed="rId23"/>
                    <a:stretch>
                      <a:fillRect/>
                    </a:stretch>
                  </pic:blipFill>
                  <pic:spPr>
                    <a:xfrm>
                      <a:off x="0" y="0"/>
                      <a:ext cx="3583327" cy="2884393"/>
                    </a:xfrm>
                    <a:prstGeom prst="rect">
                      <a:avLst/>
                    </a:prstGeom>
                  </pic:spPr>
                </pic:pic>
              </a:graphicData>
            </a:graphic>
          </wp:inline>
        </w:drawing>
      </w:r>
    </w:p>
    <w:p w14:paraId="1E89E4ED" w14:textId="7E8F4FF1" w:rsidR="00AB7834" w:rsidRDefault="008240E1" w:rsidP="009133EF">
      <w:pPr>
        <w:spacing w:after="118" w:line="259" w:lineRule="auto"/>
        <w:ind w:left="720" w:firstLine="0"/>
        <w:jc w:val="left"/>
      </w:pPr>
      <w:r>
        <w:rPr>
          <w:noProof/>
        </w:rPr>
        <mc:AlternateContent>
          <mc:Choice Requires="wps">
            <w:drawing>
              <wp:anchor distT="0" distB="0" distL="114300" distR="114300" simplePos="0" relativeHeight="251658241" behindDoc="0" locked="0" layoutInCell="1" allowOverlap="1" wp14:anchorId="72446FB7" wp14:editId="75A0B72D">
                <wp:simplePos x="0" y="0"/>
                <wp:positionH relativeFrom="margin">
                  <wp:align>center</wp:align>
                </wp:positionH>
                <wp:positionV relativeFrom="paragraph">
                  <wp:posOffset>823595</wp:posOffset>
                </wp:positionV>
                <wp:extent cx="3671887" cy="347663"/>
                <wp:effectExtent l="0" t="0" r="24130" b="14605"/>
                <wp:wrapNone/>
                <wp:docPr id="1702070509" name="Rectangle 5"/>
                <wp:cNvGraphicFramePr/>
                <a:graphic xmlns:a="http://schemas.openxmlformats.org/drawingml/2006/main">
                  <a:graphicData uri="http://schemas.microsoft.com/office/word/2010/wordprocessingShape">
                    <wps:wsp>
                      <wps:cNvSpPr/>
                      <wps:spPr>
                        <a:xfrm>
                          <a:off x="0" y="0"/>
                          <a:ext cx="3671887" cy="347663"/>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960C5" id="Rectangle 5" o:spid="_x0000_s1026" style="position:absolute;margin-left:0;margin-top:64.85pt;width:289.1pt;height:27.4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" filled="f" strokecolor="red" strokeweight="1pt">
                <v:stroke dashstyle="dash"/>
                <w10:wrap anchorx="margin"/>
              </v:rect>
            </w:pict>
          </mc:Fallback>
        </mc:AlternateContent>
      </w:r>
      <w:r w:rsidR="00C367B1">
        <w:rPr>
          <w:noProof/>
        </w:rPr>
        <w:drawing>
          <wp:inline distT="0" distB="0" distL="0" distR="0" wp14:anchorId="1445C357" wp14:editId="62811543">
            <wp:extent cx="6390640" cy="1242060"/>
            <wp:effectExtent l="0" t="0" r="0" b="0"/>
            <wp:docPr id="10937006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00632" name="Picture 1" descr="A screenshot of a computer&#10;&#10;Description automatically generated"/>
                    <pic:cNvPicPr/>
                  </pic:nvPicPr>
                  <pic:blipFill>
                    <a:blip r:embed="rId24"/>
                    <a:stretch>
                      <a:fillRect/>
                    </a:stretch>
                  </pic:blipFill>
                  <pic:spPr>
                    <a:xfrm>
                      <a:off x="0" y="0"/>
                      <a:ext cx="6390640" cy="1242060"/>
                    </a:xfrm>
                    <a:prstGeom prst="rect">
                      <a:avLst/>
                    </a:prstGeom>
                  </pic:spPr>
                </pic:pic>
              </a:graphicData>
            </a:graphic>
          </wp:inline>
        </w:drawing>
      </w:r>
    </w:p>
    <w:p w14:paraId="4C0ADFD9" w14:textId="77777777" w:rsidR="00B254C7" w:rsidRDefault="00864D89">
      <w:pPr>
        <w:numPr>
          <w:ilvl w:val="0"/>
          <w:numId w:val="6"/>
        </w:numPr>
        <w:ind w:left="706" w:right="12" w:hanging="360"/>
      </w:pPr>
      <w:r>
        <w:t xml:space="preserve">Click </w:t>
      </w:r>
      <w:r>
        <w:rPr>
          <w:b/>
        </w:rPr>
        <w:t xml:space="preserve">Capture/Forward </w:t>
      </w:r>
      <w:r>
        <w:t xml:space="preserve">six times. All clients should have received a reply. Note that only one PDU can cross a wire in each direction at any given time. What is this called? </w:t>
      </w:r>
    </w:p>
    <w:p w14:paraId="1DE5BA33" w14:textId="37346EFE" w:rsidR="00232540" w:rsidRDefault="00232540" w:rsidP="001777E7">
      <w:pPr>
        <w:ind w:right="12" w:firstLine="335"/>
      </w:pPr>
      <w:r>
        <w:t>First time:</w:t>
      </w:r>
    </w:p>
    <w:p w14:paraId="6D8FC2EC" w14:textId="2AFD87D0" w:rsidR="002215CA" w:rsidRDefault="009133EF" w:rsidP="002215CA">
      <w:pPr>
        <w:ind w:right="12"/>
      </w:pPr>
      <w:r>
        <w:rPr>
          <w:noProof/>
        </w:rPr>
        <mc:AlternateContent>
          <mc:Choice Requires="wps">
            <w:drawing>
              <wp:anchor distT="0" distB="0" distL="114300" distR="114300" simplePos="0" relativeHeight="251224064" behindDoc="0" locked="0" layoutInCell="1" allowOverlap="1" wp14:anchorId="1C0EB388" wp14:editId="46303247">
                <wp:simplePos x="0" y="0"/>
                <wp:positionH relativeFrom="column">
                  <wp:posOffset>3316893</wp:posOffset>
                </wp:positionH>
                <wp:positionV relativeFrom="paragraph">
                  <wp:posOffset>1974619</wp:posOffset>
                </wp:positionV>
                <wp:extent cx="232179" cy="342900"/>
                <wp:effectExtent l="0" t="38100" r="53975" b="19050"/>
                <wp:wrapNone/>
                <wp:docPr id="1474207240" name="Straight Arrow Connector 7"/>
                <wp:cNvGraphicFramePr/>
                <a:graphic xmlns:a="http://schemas.openxmlformats.org/drawingml/2006/main">
                  <a:graphicData uri="http://schemas.microsoft.com/office/word/2010/wordprocessingShape">
                    <wps:wsp>
                      <wps:cNvCnPr/>
                      <wps:spPr>
                        <a:xfrm flipV="1">
                          <a:off x="0" y="0"/>
                          <a:ext cx="232179" cy="3429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A6616B" id="Straight Arrow Connector 7" o:spid="_x0000_s1026" type="#_x0000_t32" style="position:absolute;margin-left:261.15pt;margin-top:155.5pt;width:18.3pt;height:27pt;flip:y;z-index:25122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" strokecolor="red" strokeweight="1.5pt">
                <v:stroke endarrow="block" joinstyle="miter"/>
              </v:shape>
            </w:pict>
          </mc:Fallback>
        </mc:AlternateContent>
      </w:r>
      <w:r>
        <w:rPr>
          <w:noProof/>
        </w:rPr>
        <mc:AlternateContent>
          <mc:Choice Requires="wps">
            <w:drawing>
              <wp:anchor distT="0" distB="0" distL="114300" distR="114300" simplePos="0" relativeHeight="251220992" behindDoc="0" locked="0" layoutInCell="1" allowOverlap="1" wp14:anchorId="1AD5EF48" wp14:editId="005EE70B">
                <wp:simplePos x="0" y="0"/>
                <wp:positionH relativeFrom="margin">
                  <wp:posOffset>1256145</wp:posOffset>
                </wp:positionH>
                <wp:positionV relativeFrom="paragraph">
                  <wp:posOffset>2315556</wp:posOffset>
                </wp:positionV>
                <wp:extent cx="3533775" cy="638175"/>
                <wp:effectExtent l="0" t="0" r="28575" b="28575"/>
                <wp:wrapNone/>
                <wp:docPr id="127941849" name="Rectangle 5"/>
                <wp:cNvGraphicFramePr/>
                <a:graphic xmlns:a="http://schemas.openxmlformats.org/drawingml/2006/main">
                  <a:graphicData uri="http://schemas.microsoft.com/office/word/2010/wordprocessingShape">
                    <wps:wsp>
                      <wps:cNvSpPr/>
                      <wps:spPr>
                        <a:xfrm>
                          <a:off x="0" y="0"/>
                          <a:ext cx="3533775" cy="63817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746B9" id="Rectangle 5" o:spid="_x0000_s1026" style="position:absolute;margin-left:98.9pt;margin-top:182.35pt;width:278.25pt;height:50.25pt;z-index:25122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" filled="f" strokecolor="red" strokeweight="1pt">
                <v:stroke dashstyle="dash"/>
                <w10:wrap anchorx="margin"/>
              </v:rect>
            </w:pict>
          </mc:Fallback>
        </mc:AlternateContent>
      </w:r>
      <w:r w:rsidR="00232540">
        <w:rPr>
          <w:noProof/>
        </w:rPr>
        <mc:AlternateContent>
          <mc:Choice Requires="wps">
            <w:drawing>
              <wp:anchor distT="45720" distB="45720" distL="114300" distR="114300" simplePos="0" relativeHeight="251227136" behindDoc="0" locked="0" layoutInCell="1" allowOverlap="1" wp14:anchorId="72177E86" wp14:editId="793D65EA">
                <wp:simplePos x="0" y="0"/>
                <wp:positionH relativeFrom="margin">
                  <wp:posOffset>2955925</wp:posOffset>
                </wp:positionH>
                <wp:positionV relativeFrom="paragraph">
                  <wp:posOffset>1642745</wp:posOffset>
                </wp:positionV>
                <wp:extent cx="1276350" cy="300038"/>
                <wp:effectExtent l="0" t="0" r="19050" b="24130"/>
                <wp:wrapNone/>
                <wp:docPr id="658064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00038"/>
                        </a:xfrm>
                        <a:prstGeom prst="rect">
                          <a:avLst/>
                        </a:prstGeom>
                        <a:solidFill>
                          <a:srgbClr val="FFFFFF"/>
                        </a:solidFill>
                        <a:ln w="19050">
                          <a:solidFill>
                            <a:schemeClr val="accent1">
                              <a:lumMod val="75000"/>
                            </a:schemeClr>
                          </a:solidFill>
                          <a:miter lim="800000"/>
                          <a:headEnd/>
                          <a:tailEnd/>
                        </a:ln>
                      </wps:spPr>
                      <wps:txbx>
                        <w:txbxContent>
                          <w:p w14:paraId="4EC426E3" w14:textId="49036172" w:rsidR="00232540" w:rsidRDefault="00232540" w:rsidP="00232540">
                            <w:pPr>
                              <w:jc w:val="left"/>
                            </w:pPr>
                            <w:r>
                              <w:t>Multiplexing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77E86" id="_x0000_s1031" type="#_x0000_t202" style="position:absolute;left:0;text-align:left;margin-left:232.75pt;margin-top:129.35pt;width:100.5pt;height:23.65pt;z-index:251227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" strokecolor="#2f5496 [2404]" strokeweight="1.5pt">
                <v:textbox>
                  <w:txbxContent>
                    <w:p w14:paraId="4EC426E3" w14:textId="49036172" w:rsidR="00232540" w:rsidRDefault="00232540" w:rsidP="00232540">
                      <w:pPr>
                        <w:jc w:val="left"/>
                      </w:pPr>
                      <w:r>
                        <w:t>Multiplexing</w:t>
                      </w:r>
                    </w:p>
                  </w:txbxContent>
                </v:textbox>
                <w10:wrap anchorx="margin"/>
              </v:shape>
            </w:pict>
          </mc:Fallback>
        </mc:AlternateContent>
      </w:r>
      <w:r w:rsidR="002215CA">
        <w:rPr>
          <w:noProof/>
        </w:rPr>
        <w:drawing>
          <wp:inline distT="0" distB="0" distL="0" distR="0" wp14:anchorId="283242B9" wp14:editId="3266F364">
            <wp:extent cx="2767013" cy="2274318"/>
            <wp:effectExtent l="0" t="0" r="0" b="0"/>
            <wp:docPr id="1971412215"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12215" name="Picture 1" descr="A diagram of a computer network&#10;&#10;Description automatically generated"/>
                    <pic:cNvPicPr/>
                  </pic:nvPicPr>
                  <pic:blipFill>
                    <a:blip r:embed="rId25"/>
                    <a:stretch>
                      <a:fillRect/>
                    </a:stretch>
                  </pic:blipFill>
                  <pic:spPr>
                    <a:xfrm>
                      <a:off x="0" y="0"/>
                      <a:ext cx="2774302" cy="2280309"/>
                    </a:xfrm>
                    <a:prstGeom prst="rect">
                      <a:avLst/>
                    </a:prstGeom>
                  </pic:spPr>
                </pic:pic>
              </a:graphicData>
            </a:graphic>
          </wp:inline>
        </w:drawing>
      </w:r>
    </w:p>
    <w:p w14:paraId="583A70BB" w14:textId="28FC24C0" w:rsidR="00B254C7" w:rsidRDefault="00864D89">
      <w:pPr>
        <w:spacing w:after="0" w:line="259" w:lineRule="auto"/>
        <w:ind w:left="720" w:firstLine="0"/>
        <w:jc w:val="left"/>
      </w:pPr>
      <w:r>
        <w:t xml:space="preserve"> </w:t>
      </w:r>
      <w:r w:rsidR="004C0C31">
        <w:rPr>
          <w:noProof/>
        </w:rPr>
        <w:drawing>
          <wp:inline distT="0" distB="0" distL="0" distR="0" wp14:anchorId="6D8B6BB5" wp14:editId="5C4FCFAB">
            <wp:extent cx="5472545" cy="533986"/>
            <wp:effectExtent l="0" t="0" r="0" b="0"/>
            <wp:docPr id="16426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7564" name=""/>
                    <pic:cNvPicPr/>
                  </pic:nvPicPr>
                  <pic:blipFill>
                    <a:blip r:embed="rId26"/>
                    <a:stretch>
                      <a:fillRect/>
                    </a:stretch>
                  </pic:blipFill>
                  <pic:spPr>
                    <a:xfrm>
                      <a:off x="0" y="0"/>
                      <a:ext cx="5504155" cy="537070"/>
                    </a:xfrm>
                    <a:prstGeom prst="rect">
                      <a:avLst/>
                    </a:prstGeom>
                  </pic:spPr>
                </pic:pic>
              </a:graphicData>
            </a:graphic>
          </wp:inline>
        </w:drawing>
      </w:r>
    </w:p>
    <w:p w14:paraId="21376A0B" w14:textId="77777777" w:rsidR="004C0C31" w:rsidRDefault="004C0C31">
      <w:pPr>
        <w:spacing w:after="0" w:line="259" w:lineRule="auto"/>
        <w:ind w:left="720" w:firstLine="0"/>
        <w:jc w:val="left"/>
      </w:pPr>
    </w:p>
    <w:p w14:paraId="54A99133" w14:textId="77777777" w:rsidR="00BC2180" w:rsidRDefault="00BC2180">
      <w:pPr>
        <w:spacing w:after="0" w:line="259" w:lineRule="auto"/>
        <w:ind w:left="720" w:firstLine="0"/>
        <w:jc w:val="left"/>
      </w:pPr>
    </w:p>
    <w:p w14:paraId="2818370C" w14:textId="57ED4EFF" w:rsidR="004C0C31" w:rsidRDefault="004C0C31">
      <w:pPr>
        <w:spacing w:after="0" w:line="259" w:lineRule="auto"/>
        <w:ind w:left="720" w:firstLine="0"/>
        <w:jc w:val="left"/>
      </w:pPr>
      <w:r>
        <w:t xml:space="preserve">Second </w:t>
      </w:r>
      <w:r w:rsidR="001E53AB">
        <w:t>time:</w:t>
      </w:r>
    </w:p>
    <w:p w14:paraId="017AEAE6" w14:textId="5458614A" w:rsidR="001E53AB" w:rsidRDefault="00232540">
      <w:pPr>
        <w:spacing w:after="0" w:line="259" w:lineRule="auto"/>
        <w:ind w:left="720" w:firstLine="0"/>
        <w:jc w:val="left"/>
      </w:pPr>
      <w:r>
        <w:rPr>
          <w:noProof/>
        </w:rPr>
        <mc:AlternateContent>
          <mc:Choice Requires="wps">
            <w:drawing>
              <wp:anchor distT="45720" distB="45720" distL="114300" distR="114300" simplePos="0" relativeHeight="251658248" behindDoc="0" locked="0" layoutInCell="1" allowOverlap="1" wp14:anchorId="66D7FDF4" wp14:editId="5DA8B8C6">
                <wp:simplePos x="0" y="0"/>
                <wp:positionH relativeFrom="margin">
                  <wp:posOffset>3446462</wp:posOffset>
                </wp:positionH>
                <wp:positionV relativeFrom="paragraph">
                  <wp:posOffset>1498283</wp:posOffset>
                </wp:positionV>
                <wp:extent cx="1276350" cy="300038"/>
                <wp:effectExtent l="0" t="0" r="19050" b="24130"/>
                <wp:wrapNone/>
                <wp:docPr id="286714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00038"/>
                        </a:xfrm>
                        <a:prstGeom prst="rect">
                          <a:avLst/>
                        </a:prstGeom>
                        <a:solidFill>
                          <a:srgbClr val="FFFFFF"/>
                        </a:solidFill>
                        <a:ln w="19050">
                          <a:solidFill>
                            <a:schemeClr val="accent1">
                              <a:lumMod val="75000"/>
                            </a:schemeClr>
                          </a:solidFill>
                          <a:miter lim="800000"/>
                          <a:headEnd/>
                          <a:tailEnd/>
                        </a:ln>
                      </wps:spPr>
                      <wps:txbx>
                        <w:txbxContent>
                          <w:p w14:paraId="2A99C22A" w14:textId="77777777" w:rsidR="00232540" w:rsidRDefault="00232540" w:rsidP="00232540">
                            <w:pPr>
                              <w:jc w:val="left"/>
                            </w:pPr>
                            <w:r>
                              <w:t>Multiplexing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7FDF4" id="_x0000_s1032" type="#_x0000_t202" style="position:absolute;left:0;text-align:left;margin-left:271.35pt;margin-top:118pt;width:100.5pt;height:23.65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" strokecolor="#2f5496 [2404]" strokeweight="1.5pt">
                <v:textbox>
                  <w:txbxContent>
                    <w:p w14:paraId="2A99C22A" w14:textId="77777777" w:rsidR="00232540" w:rsidRDefault="00232540" w:rsidP="00232540">
                      <w:pPr>
                        <w:jc w:val="left"/>
                      </w:pPr>
                      <w:r>
                        <w:t>Multiplexing</w:t>
                      </w:r>
                    </w:p>
                  </w:txbxContent>
                </v:textbox>
                <w10:wrap anchorx="margin"/>
              </v:shape>
            </w:pict>
          </mc:Fallback>
        </mc:AlternateContent>
      </w:r>
      <w:r>
        <w:rPr>
          <w:noProof/>
        </w:rPr>
        <mc:AlternateContent>
          <mc:Choice Requires="wps">
            <w:drawing>
              <wp:anchor distT="0" distB="0" distL="114300" distR="114300" simplePos="0" relativeHeight="251658247" behindDoc="0" locked="0" layoutInCell="1" allowOverlap="1" wp14:anchorId="2785CBA6" wp14:editId="265E27CD">
                <wp:simplePos x="0" y="0"/>
                <wp:positionH relativeFrom="column">
                  <wp:posOffset>3675380</wp:posOffset>
                </wp:positionH>
                <wp:positionV relativeFrom="paragraph">
                  <wp:posOffset>1822450</wp:posOffset>
                </wp:positionV>
                <wp:extent cx="280988" cy="533400"/>
                <wp:effectExtent l="0" t="38100" r="62230" b="19050"/>
                <wp:wrapNone/>
                <wp:docPr id="460387470" name="Straight Arrow Connector 7"/>
                <wp:cNvGraphicFramePr/>
                <a:graphic xmlns:a="http://schemas.openxmlformats.org/drawingml/2006/main">
                  <a:graphicData uri="http://schemas.microsoft.com/office/word/2010/wordprocessingShape">
                    <wps:wsp>
                      <wps:cNvCnPr/>
                      <wps:spPr>
                        <a:xfrm flipV="1">
                          <a:off x="0" y="0"/>
                          <a:ext cx="280988" cy="5334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44068C" id="Straight Arrow Connector 7" o:spid="_x0000_s1026" type="#_x0000_t32" style="position:absolute;margin-left:289.4pt;margin-top:143.5pt;width:22.15pt;height:42pt;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" strokecolor="red" strokeweight="1.5pt">
                <v:stroke endarrow="block" joinstyle="miter"/>
              </v:shape>
            </w:pict>
          </mc:Fallback>
        </mc:AlternateContent>
      </w:r>
      <w:r w:rsidR="000616F5">
        <w:rPr>
          <w:noProof/>
        </w:rPr>
        <w:drawing>
          <wp:inline distT="0" distB="0" distL="0" distR="0" wp14:anchorId="5A057B2D" wp14:editId="1DF7AEC2">
            <wp:extent cx="3005138" cy="2324921"/>
            <wp:effectExtent l="0" t="0" r="5080" b="0"/>
            <wp:docPr id="642561401"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61401" name="Picture 1" descr="A diagram of a computer network&#10;&#10;Description automatically generated"/>
                    <pic:cNvPicPr/>
                  </pic:nvPicPr>
                  <pic:blipFill>
                    <a:blip r:embed="rId27"/>
                    <a:stretch>
                      <a:fillRect/>
                    </a:stretch>
                  </pic:blipFill>
                  <pic:spPr>
                    <a:xfrm>
                      <a:off x="0" y="0"/>
                      <a:ext cx="3010384" cy="2328979"/>
                    </a:xfrm>
                    <a:prstGeom prst="rect">
                      <a:avLst/>
                    </a:prstGeom>
                  </pic:spPr>
                </pic:pic>
              </a:graphicData>
            </a:graphic>
          </wp:inline>
        </w:drawing>
      </w:r>
    </w:p>
    <w:p w14:paraId="5AA86874" w14:textId="04CAFAF8" w:rsidR="000616F5" w:rsidRDefault="00232540">
      <w:pPr>
        <w:spacing w:after="0" w:line="259" w:lineRule="auto"/>
        <w:ind w:left="720" w:firstLine="0"/>
        <w:jc w:val="left"/>
      </w:pPr>
      <w:r>
        <w:rPr>
          <w:noProof/>
        </w:rPr>
        <mc:AlternateContent>
          <mc:Choice Requires="wps">
            <w:drawing>
              <wp:anchor distT="0" distB="0" distL="114300" distR="114300" simplePos="0" relativeHeight="251658246" behindDoc="0" locked="0" layoutInCell="1" allowOverlap="1" wp14:anchorId="5B2E3F61" wp14:editId="0429E64E">
                <wp:simplePos x="0" y="0"/>
                <wp:positionH relativeFrom="margin">
                  <wp:posOffset>1275080</wp:posOffset>
                </wp:positionH>
                <wp:positionV relativeFrom="paragraph">
                  <wp:posOffset>19685</wp:posOffset>
                </wp:positionV>
                <wp:extent cx="3605213" cy="981075"/>
                <wp:effectExtent l="0" t="0" r="14605" b="28575"/>
                <wp:wrapNone/>
                <wp:docPr id="530019901" name="Rectangle 5"/>
                <wp:cNvGraphicFramePr/>
                <a:graphic xmlns:a="http://schemas.openxmlformats.org/drawingml/2006/main">
                  <a:graphicData uri="http://schemas.microsoft.com/office/word/2010/wordprocessingShape">
                    <wps:wsp>
                      <wps:cNvSpPr/>
                      <wps:spPr>
                        <a:xfrm>
                          <a:off x="0" y="0"/>
                          <a:ext cx="3605213" cy="98107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14BA6" id="Rectangle 5" o:spid="_x0000_s1026" style="position:absolute;margin-left:100.4pt;margin-top:1.55pt;width:283.9pt;height:77.2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" filled="f" strokecolor="red" strokeweight="1pt">
                <v:stroke dashstyle="dash"/>
                <w10:wrap anchorx="margin"/>
              </v:rect>
            </w:pict>
          </mc:Fallback>
        </mc:AlternateContent>
      </w:r>
      <w:r w:rsidR="001B736C">
        <w:rPr>
          <w:noProof/>
        </w:rPr>
        <w:drawing>
          <wp:inline distT="0" distB="0" distL="0" distR="0" wp14:anchorId="369339BE" wp14:editId="24F7058D">
            <wp:extent cx="6390640" cy="1069975"/>
            <wp:effectExtent l="0" t="0" r="0" b="0"/>
            <wp:docPr id="2032362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62467" name="Picture 1" descr="A screenshot of a computer&#10;&#10;Description automatically generated"/>
                    <pic:cNvPicPr/>
                  </pic:nvPicPr>
                  <pic:blipFill>
                    <a:blip r:embed="rId28"/>
                    <a:stretch>
                      <a:fillRect/>
                    </a:stretch>
                  </pic:blipFill>
                  <pic:spPr>
                    <a:xfrm>
                      <a:off x="0" y="0"/>
                      <a:ext cx="6390640" cy="1069975"/>
                    </a:xfrm>
                    <a:prstGeom prst="rect">
                      <a:avLst/>
                    </a:prstGeom>
                  </pic:spPr>
                </pic:pic>
              </a:graphicData>
            </a:graphic>
          </wp:inline>
        </w:drawing>
      </w:r>
    </w:p>
    <w:p w14:paraId="3C0D39E5" w14:textId="77777777" w:rsidR="00BC2180" w:rsidRDefault="00BC2180" w:rsidP="001D1EA9">
      <w:pPr>
        <w:spacing w:after="0" w:line="259" w:lineRule="auto"/>
        <w:ind w:left="0" w:firstLine="0"/>
        <w:jc w:val="left"/>
      </w:pPr>
    </w:p>
    <w:p w14:paraId="1C2BAE97" w14:textId="5CEE334C" w:rsidR="001B736C" w:rsidRDefault="001B736C" w:rsidP="001777E7">
      <w:pPr>
        <w:spacing w:after="0" w:line="259" w:lineRule="auto"/>
        <w:ind w:left="720" w:firstLine="0"/>
        <w:jc w:val="left"/>
      </w:pPr>
      <w:r>
        <w:t>Third time:</w:t>
      </w:r>
    </w:p>
    <w:p w14:paraId="6F8414F5" w14:textId="324821B9" w:rsidR="001B736C" w:rsidRDefault="00232540">
      <w:pPr>
        <w:spacing w:after="0" w:line="259" w:lineRule="auto"/>
        <w:ind w:left="720" w:firstLine="0"/>
        <w:jc w:val="left"/>
      </w:pPr>
      <w:r>
        <w:rPr>
          <w:noProof/>
        </w:rPr>
        <mc:AlternateContent>
          <mc:Choice Requires="wps">
            <w:drawing>
              <wp:anchor distT="45720" distB="45720" distL="114300" distR="114300" simplePos="0" relativeHeight="251658251" behindDoc="0" locked="0" layoutInCell="1" allowOverlap="1" wp14:anchorId="76D48212" wp14:editId="473C3371">
                <wp:simplePos x="0" y="0"/>
                <wp:positionH relativeFrom="margin">
                  <wp:posOffset>3706495</wp:posOffset>
                </wp:positionH>
                <wp:positionV relativeFrom="paragraph">
                  <wp:posOffset>2049780</wp:posOffset>
                </wp:positionV>
                <wp:extent cx="1276350" cy="300038"/>
                <wp:effectExtent l="0" t="0" r="19050" b="24130"/>
                <wp:wrapNone/>
                <wp:docPr id="1772866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00038"/>
                        </a:xfrm>
                        <a:prstGeom prst="rect">
                          <a:avLst/>
                        </a:prstGeom>
                        <a:solidFill>
                          <a:srgbClr val="FFFFFF"/>
                        </a:solidFill>
                        <a:ln w="19050">
                          <a:solidFill>
                            <a:schemeClr val="accent1">
                              <a:lumMod val="75000"/>
                            </a:schemeClr>
                          </a:solidFill>
                          <a:miter lim="800000"/>
                          <a:headEnd/>
                          <a:tailEnd/>
                        </a:ln>
                      </wps:spPr>
                      <wps:txbx>
                        <w:txbxContent>
                          <w:p w14:paraId="6DA86D74" w14:textId="77777777" w:rsidR="00232540" w:rsidRDefault="00232540" w:rsidP="00232540">
                            <w:pPr>
                              <w:jc w:val="left"/>
                            </w:pPr>
                            <w:r>
                              <w:t>Multiplexing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48212" id="_x0000_s1033" type="#_x0000_t202" style="position:absolute;left:0;text-align:left;margin-left:291.85pt;margin-top:161.4pt;width:100.5pt;height:23.65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" strokecolor="#2f5496 [2404]" strokeweight="1.5pt">
                <v:textbox>
                  <w:txbxContent>
                    <w:p w14:paraId="6DA86D74" w14:textId="77777777" w:rsidR="00232540" w:rsidRDefault="00232540" w:rsidP="00232540">
                      <w:pPr>
                        <w:jc w:val="left"/>
                      </w:pPr>
                      <w:r>
                        <w:t>Multiplexing</w:t>
                      </w:r>
                    </w:p>
                  </w:txbxContent>
                </v:textbox>
                <w10:wrap anchorx="margin"/>
              </v:shape>
            </w:pict>
          </mc:Fallback>
        </mc:AlternateContent>
      </w:r>
      <w:r>
        <w:rPr>
          <w:noProof/>
        </w:rPr>
        <mc:AlternateContent>
          <mc:Choice Requires="wps">
            <w:drawing>
              <wp:anchor distT="0" distB="0" distL="114300" distR="114300" simplePos="0" relativeHeight="251658250" behindDoc="0" locked="0" layoutInCell="1" allowOverlap="1" wp14:anchorId="056805D8" wp14:editId="4895B50A">
                <wp:simplePos x="0" y="0"/>
                <wp:positionH relativeFrom="column">
                  <wp:posOffset>3780155</wp:posOffset>
                </wp:positionH>
                <wp:positionV relativeFrom="paragraph">
                  <wp:posOffset>2375852</wp:posOffset>
                </wp:positionV>
                <wp:extent cx="280988" cy="533400"/>
                <wp:effectExtent l="0" t="38100" r="62230" b="19050"/>
                <wp:wrapNone/>
                <wp:docPr id="753412215" name="Straight Arrow Connector 7"/>
                <wp:cNvGraphicFramePr/>
                <a:graphic xmlns:a="http://schemas.openxmlformats.org/drawingml/2006/main">
                  <a:graphicData uri="http://schemas.microsoft.com/office/word/2010/wordprocessingShape">
                    <wps:wsp>
                      <wps:cNvCnPr/>
                      <wps:spPr>
                        <a:xfrm flipV="1">
                          <a:off x="0" y="0"/>
                          <a:ext cx="280988" cy="5334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049D1" id="Straight Arrow Connector 7" o:spid="_x0000_s1026" type="#_x0000_t32" style="position:absolute;margin-left:297.65pt;margin-top:187.05pt;width:22.15pt;height:42pt;flip: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" strokecolor="red" strokeweight="1.5pt">
                <v:stroke endarrow="block" joinstyle="miter"/>
              </v:shape>
            </w:pict>
          </mc:Fallback>
        </mc:AlternateContent>
      </w:r>
      <w:r>
        <w:rPr>
          <w:noProof/>
        </w:rPr>
        <mc:AlternateContent>
          <mc:Choice Requires="wps">
            <w:drawing>
              <wp:anchor distT="0" distB="0" distL="114300" distR="114300" simplePos="0" relativeHeight="251658249" behindDoc="0" locked="0" layoutInCell="1" allowOverlap="1" wp14:anchorId="7B37A82F" wp14:editId="1AD9CA7C">
                <wp:simplePos x="0" y="0"/>
                <wp:positionH relativeFrom="margin">
                  <wp:posOffset>1365250</wp:posOffset>
                </wp:positionH>
                <wp:positionV relativeFrom="paragraph">
                  <wp:posOffset>2899410</wp:posOffset>
                </wp:positionV>
                <wp:extent cx="3605213" cy="981075"/>
                <wp:effectExtent l="0" t="0" r="14605" b="28575"/>
                <wp:wrapNone/>
                <wp:docPr id="632106347" name="Rectangle 5"/>
                <wp:cNvGraphicFramePr/>
                <a:graphic xmlns:a="http://schemas.openxmlformats.org/drawingml/2006/main">
                  <a:graphicData uri="http://schemas.microsoft.com/office/word/2010/wordprocessingShape">
                    <wps:wsp>
                      <wps:cNvSpPr/>
                      <wps:spPr>
                        <a:xfrm>
                          <a:off x="0" y="0"/>
                          <a:ext cx="3605213" cy="98107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09456" id="Rectangle 5" o:spid="_x0000_s1026" style="position:absolute;margin-left:107.5pt;margin-top:228.3pt;width:283.9pt;height:77.2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" filled="f" strokecolor="red" strokeweight="1pt">
                <v:stroke dashstyle="dash"/>
                <w10:wrap anchorx="margin"/>
              </v:rect>
            </w:pict>
          </mc:Fallback>
        </mc:AlternateContent>
      </w:r>
      <w:r w:rsidR="009D38B1">
        <w:rPr>
          <w:noProof/>
        </w:rPr>
        <w:drawing>
          <wp:inline distT="0" distB="0" distL="0" distR="0" wp14:anchorId="2FD2B10F" wp14:editId="11B5BC0F">
            <wp:extent cx="3409950" cy="2735346"/>
            <wp:effectExtent l="0" t="0" r="0" b="8255"/>
            <wp:docPr id="1504690185"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3409950" cy="2735346"/>
                    </a:xfrm>
                    <a:prstGeom prst="rect">
                      <a:avLst/>
                    </a:prstGeom>
                  </pic:spPr>
                </pic:pic>
              </a:graphicData>
            </a:graphic>
          </wp:inline>
        </w:drawing>
      </w:r>
    </w:p>
    <w:p w14:paraId="23FC5FE9" w14:textId="7398116B" w:rsidR="6E42D389" w:rsidRDefault="6E42D389" w:rsidP="6E42D389">
      <w:pPr>
        <w:spacing w:after="0" w:line="259" w:lineRule="auto"/>
        <w:ind w:left="720" w:firstLine="0"/>
        <w:jc w:val="left"/>
      </w:pPr>
    </w:p>
    <w:p w14:paraId="16FA5DCD" w14:textId="3915ED4E" w:rsidR="00AD0761" w:rsidRDefault="00AD0761">
      <w:pPr>
        <w:spacing w:after="0" w:line="259" w:lineRule="auto"/>
        <w:ind w:left="720" w:firstLine="0"/>
        <w:jc w:val="left"/>
      </w:pPr>
      <w:r>
        <w:rPr>
          <w:noProof/>
        </w:rPr>
        <w:drawing>
          <wp:inline distT="0" distB="0" distL="0" distR="0" wp14:anchorId="35E9CBCD" wp14:editId="6973EBE4">
            <wp:extent cx="6390640" cy="1004570"/>
            <wp:effectExtent l="0" t="0" r="0" b="5080"/>
            <wp:docPr id="1678527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6390640" cy="1004570"/>
                    </a:xfrm>
                    <a:prstGeom prst="rect">
                      <a:avLst/>
                    </a:prstGeom>
                  </pic:spPr>
                </pic:pic>
              </a:graphicData>
            </a:graphic>
          </wp:inline>
        </w:drawing>
      </w:r>
    </w:p>
    <w:p w14:paraId="140CBA9A" w14:textId="4CE2104C" w:rsidR="00880D71" w:rsidRDefault="00880D71" w:rsidP="3995B7B8">
      <w:pPr>
        <w:spacing w:after="0" w:line="259" w:lineRule="auto"/>
        <w:ind w:left="720" w:firstLine="0"/>
        <w:jc w:val="left"/>
      </w:pPr>
    </w:p>
    <w:p w14:paraId="7FF02D69" w14:textId="2DAE6A98" w:rsidR="3995B7B8" w:rsidRDefault="3995B7B8" w:rsidP="3995B7B8">
      <w:pPr>
        <w:spacing w:after="0" w:line="259" w:lineRule="auto"/>
        <w:ind w:left="720" w:firstLine="0"/>
        <w:jc w:val="left"/>
      </w:pPr>
      <w:r>
        <w:lastRenderedPageBreak/>
        <w:t>Fourth time:</w:t>
      </w:r>
    </w:p>
    <w:p w14:paraId="3F7760E0" w14:textId="3823AB1C" w:rsidR="3995B7B8" w:rsidRDefault="00AB7834" w:rsidP="3995B7B8">
      <w:pPr>
        <w:spacing w:after="0" w:line="259" w:lineRule="auto"/>
        <w:ind w:left="0" w:firstLine="706"/>
        <w:jc w:val="left"/>
      </w:pPr>
      <w:r>
        <w:rPr>
          <w:noProof/>
        </w:rPr>
        <mc:AlternateContent>
          <mc:Choice Requires="wps">
            <w:drawing>
              <wp:anchor distT="45720" distB="45720" distL="114300" distR="114300" simplePos="0" relativeHeight="251658254" behindDoc="0" locked="0" layoutInCell="1" allowOverlap="1" wp14:anchorId="6850BAEA" wp14:editId="0C2D1B60">
                <wp:simplePos x="0" y="0"/>
                <wp:positionH relativeFrom="margin">
                  <wp:posOffset>3090959</wp:posOffset>
                </wp:positionH>
                <wp:positionV relativeFrom="paragraph">
                  <wp:posOffset>1326018</wp:posOffset>
                </wp:positionV>
                <wp:extent cx="1276350" cy="300038"/>
                <wp:effectExtent l="0" t="0" r="19050" b="24130"/>
                <wp:wrapNone/>
                <wp:docPr id="1171805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00038"/>
                        </a:xfrm>
                        <a:prstGeom prst="rect">
                          <a:avLst/>
                        </a:prstGeom>
                        <a:solidFill>
                          <a:srgbClr val="FFFFFF"/>
                        </a:solidFill>
                        <a:ln w="19050">
                          <a:solidFill>
                            <a:schemeClr val="accent1">
                              <a:lumMod val="75000"/>
                            </a:schemeClr>
                          </a:solidFill>
                          <a:miter lim="800000"/>
                          <a:headEnd/>
                          <a:tailEnd/>
                        </a:ln>
                      </wps:spPr>
                      <wps:txbx>
                        <w:txbxContent>
                          <w:p w14:paraId="0B9D9DFC" w14:textId="77777777" w:rsidR="00AB7834" w:rsidRDefault="00AB7834" w:rsidP="00AB7834">
                            <w:pPr>
                              <w:jc w:val="left"/>
                            </w:pPr>
                            <w:r>
                              <w:t>Multiplexing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0BAEA" id="_x0000_s1034" type="#_x0000_t202" style="position:absolute;left:0;text-align:left;margin-left:243.4pt;margin-top:104.4pt;width:100.5pt;height:23.65pt;z-index:2516582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" strokecolor="#2f5496 [2404]" strokeweight="1.5pt">
                <v:textbox>
                  <w:txbxContent>
                    <w:p w14:paraId="0B9D9DFC" w14:textId="77777777" w:rsidR="00AB7834" w:rsidRDefault="00AB7834" w:rsidP="00AB7834">
                      <w:pPr>
                        <w:jc w:val="left"/>
                      </w:pPr>
                      <w:r>
                        <w:t>Multiplexing</w:t>
                      </w:r>
                    </w:p>
                  </w:txbxContent>
                </v:textbox>
                <w10:wrap anchorx="margin"/>
              </v:shape>
            </w:pict>
          </mc:Fallback>
        </mc:AlternateContent>
      </w:r>
      <w:r>
        <w:rPr>
          <w:noProof/>
        </w:rPr>
        <mc:AlternateContent>
          <mc:Choice Requires="wps">
            <w:drawing>
              <wp:anchor distT="0" distB="0" distL="114300" distR="114300" simplePos="0" relativeHeight="251658253" behindDoc="0" locked="0" layoutInCell="1" allowOverlap="1" wp14:anchorId="48E4286E" wp14:editId="7DA06EA1">
                <wp:simplePos x="0" y="0"/>
                <wp:positionH relativeFrom="column">
                  <wp:posOffset>3265915</wp:posOffset>
                </wp:positionH>
                <wp:positionV relativeFrom="paragraph">
                  <wp:posOffset>1618063</wp:posOffset>
                </wp:positionV>
                <wp:extent cx="280988" cy="533400"/>
                <wp:effectExtent l="0" t="38100" r="62230" b="19050"/>
                <wp:wrapNone/>
                <wp:docPr id="62799900" name="Straight Arrow Connector 7"/>
                <wp:cNvGraphicFramePr/>
                <a:graphic xmlns:a="http://schemas.openxmlformats.org/drawingml/2006/main">
                  <a:graphicData uri="http://schemas.microsoft.com/office/word/2010/wordprocessingShape">
                    <wps:wsp>
                      <wps:cNvCnPr/>
                      <wps:spPr>
                        <a:xfrm flipV="1">
                          <a:off x="0" y="0"/>
                          <a:ext cx="280988" cy="5334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B52982" id="Straight Arrow Connector 7" o:spid="_x0000_s1026" type="#_x0000_t32" style="position:absolute;margin-left:257.15pt;margin-top:127.4pt;width:22.15pt;height:42pt;flip:y;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" strokecolor="red" strokeweight="1.5pt">
                <v:stroke endarrow="block" joinstyle="miter"/>
              </v:shape>
            </w:pict>
          </mc:Fallback>
        </mc:AlternateContent>
      </w:r>
      <w:r w:rsidR="3995B7B8">
        <w:rPr>
          <w:noProof/>
        </w:rPr>
        <w:drawing>
          <wp:inline distT="0" distB="0" distL="0" distR="0" wp14:anchorId="24C87A3E" wp14:editId="4C74A487">
            <wp:extent cx="3028098" cy="2164796"/>
            <wp:effectExtent l="0" t="0" r="0" b="0"/>
            <wp:docPr id="1771180420" name="Picture 177118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028098" cy="2164796"/>
                    </a:xfrm>
                    <a:prstGeom prst="rect">
                      <a:avLst/>
                    </a:prstGeom>
                  </pic:spPr>
                </pic:pic>
              </a:graphicData>
            </a:graphic>
          </wp:inline>
        </w:drawing>
      </w:r>
      <w:r w:rsidR="3995B7B8">
        <w:tab/>
      </w:r>
    </w:p>
    <w:p w14:paraId="1625A971" w14:textId="144292AC" w:rsidR="3995B7B8" w:rsidRDefault="006A5BA7" w:rsidP="3995B7B8">
      <w:pPr>
        <w:spacing w:after="0" w:line="259" w:lineRule="auto"/>
        <w:ind w:left="0" w:firstLine="706"/>
        <w:jc w:val="left"/>
      </w:pPr>
      <w:r>
        <w:rPr>
          <w:noProof/>
        </w:rPr>
        <mc:AlternateContent>
          <mc:Choice Requires="wps">
            <w:drawing>
              <wp:anchor distT="0" distB="0" distL="114300" distR="114300" simplePos="0" relativeHeight="251658252" behindDoc="0" locked="0" layoutInCell="1" allowOverlap="1" wp14:anchorId="10349DED" wp14:editId="27215A45">
                <wp:simplePos x="0" y="0"/>
                <wp:positionH relativeFrom="margin">
                  <wp:posOffset>1241122</wp:posOffset>
                </wp:positionH>
                <wp:positionV relativeFrom="paragraph">
                  <wp:posOffset>3313</wp:posOffset>
                </wp:positionV>
                <wp:extent cx="2786932" cy="981075"/>
                <wp:effectExtent l="0" t="0" r="13970" b="28575"/>
                <wp:wrapNone/>
                <wp:docPr id="1346304880" name="Rectangle 5"/>
                <wp:cNvGraphicFramePr/>
                <a:graphic xmlns:a="http://schemas.openxmlformats.org/drawingml/2006/main">
                  <a:graphicData uri="http://schemas.microsoft.com/office/word/2010/wordprocessingShape">
                    <wps:wsp>
                      <wps:cNvSpPr/>
                      <wps:spPr>
                        <a:xfrm>
                          <a:off x="0" y="0"/>
                          <a:ext cx="2786932" cy="98107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7636F" id="Rectangle 5" o:spid="_x0000_s1026" style="position:absolute;margin-left:97.75pt;margin-top:.25pt;width:219.45pt;height:77.2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" filled="f" strokecolor="red" strokeweight="1pt">
                <v:stroke dashstyle="dash"/>
                <w10:wrap anchorx="margin"/>
              </v:rect>
            </w:pict>
          </mc:Fallback>
        </mc:AlternateContent>
      </w:r>
      <w:r w:rsidR="3995B7B8">
        <w:rPr>
          <w:noProof/>
        </w:rPr>
        <w:drawing>
          <wp:inline distT="0" distB="0" distL="0" distR="0" wp14:anchorId="24E578CE" wp14:editId="5F3A4429">
            <wp:extent cx="5562600" cy="910545"/>
            <wp:effectExtent l="0" t="0" r="0" b="0"/>
            <wp:docPr id="381055892" name="Picture 38105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562600" cy="910545"/>
                    </a:xfrm>
                    <a:prstGeom prst="rect">
                      <a:avLst/>
                    </a:prstGeom>
                  </pic:spPr>
                </pic:pic>
              </a:graphicData>
            </a:graphic>
          </wp:inline>
        </w:drawing>
      </w:r>
    </w:p>
    <w:p w14:paraId="27FA4AB2" w14:textId="198512D0" w:rsidR="3995B7B8" w:rsidRDefault="3995B7B8" w:rsidP="3995B7B8">
      <w:pPr>
        <w:spacing w:after="0" w:line="259" w:lineRule="auto"/>
        <w:ind w:left="0" w:firstLine="706"/>
        <w:jc w:val="left"/>
      </w:pPr>
    </w:p>
    <w:p w14:paraId="70A5B604" w14:textId="77777777" w:rsidR="008B7237" w:rsidRDefault="008B7237" w:rsidP="3995B7B8">
      <w:pPr>
        <w:spacing w:after="0" w:line="259" w:lineRule="auto"/>
        <w:ind w:left="0" w:firstLine="706"/>
        <w:jc w:val="left"/>
      </w:pPr>
    </w:p>
    <w:p w14:paraId="0555303B" w14:textId="77777777" w:rsidR="008B7237" w:rsidRDefault="008B7237" w:rsidP="3995B7B8">
      <w:pPr>
        <w:spacing w:after="0" w:line="259" w:lineRule="auto"/>
        <w:ind w:left="0" w:firstLine="706"/>
        <w:jc w:val="left"/>
      </w:pPr>
    </w:p>
    <w:p w14:paraId="0872B296" w14:textId="77777777" w:rsidR="008B7237" w:rsidRDefault="008B7237" w:rsidP="3995B7B8">
      <w:pPr>
        <w:spacing w:after="0" w:line="259" w:lineRule="auto"/>
        <w:ind w:left="0" w:firstLine="706"/>
        <w:jc w:val="left"/>
      </w:pPr>
    </w:p>
    <w:p w14:paraId="4758C4DB" w14:textId="3027F870" w:rsidR="3995B7B8" w:rsidRDefault="3995B7B8" w:rsidP="3995B7B8">
      <w:pPr>
        <w:spacing w:after="0" w:line="259" w:lineRule="auto"/>
        <w:ind w:left="0" w:firstLine="706"/>
        <w:jc w:val="left"/>
      </w:pPr>
      <w:r>
        <w:t>Fifth Time:</w:t>
      </w:r>
    </w:p>
    <w:p w14:paraId="38FDA868" w14:textId="18EA195B" w:rsidR="3995B7B8" w:rsidRDefault="00001729" w:rsidP="3995B7B8">
      <w:pPr>
        <w:spacing w:after="0" w:line="259" w:lineRule="auto"/>
        <w:ind w:left="0" w:firstLine="706"/>
        <w:jc w:val="left"/>
      </w:pPr>
      <w:r>
        <w:rPr>
          <w:noProof/>
        </w:rPr>
        <mc:AlternateContent>
          <mc:Choice Requires="wps">
            <w:drawing>
              <wp:anchor distT="45720" distB="45720" distL="114300" distR="114300" simplePos="0" relativeHeight="252091392" behindDoc="0" locked="0" layoutInCell="1" allowOverlap="1" wp14:anchorId="05D9D577" wp14:editId="075C7C1A">
                <wp:simplePos x="0" y="0"/>
                <wp:positionH relativeFrom="margin">
                  <wp:posOffset>3810000</wp:posOffset>
                </wp:positionH>
                <wp:positionV relativeFrom="paragraph">
                  <wp:posOffset>1627159</wp:posOffset>
                </wp:positionV>
                <wp:extent cx="1276350" cy="300038"/>
                <wp:effectExtent l="0" t="0" r="19050" b="24130"/>
                <wp:wrapNone/>
                <wp:docPr id="1082244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00038"/>
                        </a:xfrm>
                        <a:prstGeom prst="rect">
                          <a:avLst/>
                        </a:prstGeom>
                        <a:solidFill>
                          <a:srgbClr val="FFFFFF"/>
                        </a:solidFill>
                        <a:ln w="19050">
                          <a:solidFill>
                            <a:schemeClr val="accent1">
                              <a:lumMod val="75000"/>
                            </a:schemeClr>
                          </a:solidFill>
                          <a:miter lim="800000"/>
                          <a:headEnd/>
                          <a:tailEnd/>
                        </a:ln>
                      </wps:spPr>
                      <wps:txbx>
                        <w:txbxContent>
                          <w:p w14:paraId="1D7AB7C5" w14:textId="77777777" w:rsidR="00001729" w:rsidRDefault="00001729" w:rsidP="00001729">
                            <w:pPr>
                              <w:jc w:val="left"/>
                            </w:pPr>
                            <w:r>
                              <w:t>Multiplexing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9D577" id="_x0000_s1035" type="#_x0000_t202" style="position:absolute;left:0;text-align:left;margin-left:300pt;margin-top:128.1pt;width:100.5pt;height:23.65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" strokecolor="#2f5496 [2404]" strokeweight="1.5pt">
                <v:textbox>
                  <w:txbxContent>
                    <w:p w14:paraId="1D7AB7C5" w14:textId="77777777" w:rsidR="00001729" w:rsidRDefault="00001729" w:rsidP="00001729">
                      <w:pPr>
                        <w:jc w:val="left"/>
                      </w:pPr>
                      <w:r>
                        <w:t>Multiplexing</w:t>
                      </w:r>
                    </w:p>
                  </w:txbxContent>
                </v:textbox>
                <w10:wrap anchorx="margin"/>
              </v:shape>
            </w:pict>
          </mc:Fallback>
        </mc:AlternateContent>
      </w:r>
      <w:r w:rsidR="00347CF0">
        <w:rPr>
          <w:noProof/>
        </w:rPr>
        <mc:AlternateContent>
          <mc:Choice Requires="wps">
            <w:drawing>
              <wp:anchor distT="0" distB="0" distL="114300" distR="114300" simplePos="0" relativeHeight="251229184" behindDoc="0" locked="0" layoutInCell="1" allowOverlap="1" wp14:anchorId="6537270E" wp14:editId="3FBF9ADA">
                <wp:simplePos x="0" y="0"/>
                <wp:positionH relativeFrom="column">
                  <wp:posOffset>3697992</wp:posOffset>
                </wp:positionH>
                <wp:positionV relativeFrom="paragraph">
                  <wp:posOffset>1922780</wp:posOffset>
                </wp:positionV>
                <wp:extent cx="580445" cy="627159"/>
                <wp:effectExtent l="0" t="38100" r="48260" b="20955"/>
                <wp:wrapNone/>
                <wp:docPr id="249458902" name="Straight Arrow Connector 7"/>
                <wp:cNvGraphicFramePr/>
                <a:graphic xmlns:a="http://schemas.openxmlformats.org/drawingml/2006/main">
                  <a:graphicData uri="http://schemas.microsoft.com/office/word/2010/wordprocessingShape">
                    <wps:wsp>
                      <wps:cNvCnPr/>
                      <wps:spPr>
                        <a:xfrm flipV="1">
                          <a:off x="0" y="0"/>
                          <a:ext cx="580445" cy="627159"/>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D67B83" id="Straight Arrow Connector 7" o:spid="_x0000_s1026" type="#_x0000_t32" style="position:absolute;margin-left:291.2pt;margin-top:151.4pt;width:45.7pt;height:49.4pt;flip:y;z-index:25122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" strokecolor="red" strokeweight="1.5pt">
                <v:stroke endarrow="block" joinstyle="miter"/>
              </v:shape>
            </w:pict>
          </mc:Fallback>
        </mc:AlternateContent>
      </w:r>
      <w:r w:rsidR="3995B7B8">
        <w:rPr>
          <w:noProof/>
        </w:rPr>
        <w:drawing>
          <wp:inline distT="0" distB="0" distL="0" distR="0" wp14:anchorId="3067E600" wp14:editId="6A96088F">
            <wp:extent cx="3904090" cy="2548825"/>
            <wp:effectExtent l="0" t="0" r="1270" b="4445"/>
            <wp:docPr id="1590905132" name="Picture 159090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3912210" cy="2554126"/>
                    </a:xfrm>
                    <a:prstGeom prst="rect">
                      <a:avLst/>
                    </a:prstGeom>
                  </pic:spPr>
                </pic:pic>
              </a:graphicData>
            </a:graphic>
          </wp:inline>
        </w:drawing>
      </w:r>
    </w:p>
    <w:p w14:paraId="5B7F37D2" w14:textId="0056B1A8" w:rsidR="3995B7B8" w:rsidRDefault="00347CF0" w:rsidP="1679968F">
      <w:pPr>
        <w:spacing w:after="0" w:line="259" w:lineRule="auto"/>
        <w:ind w:left="0" w:firstLine="0"/>
        <w:jc w:val="left"/>
      </w:pPr>
      <w:r>
        <w:rPr>
          <w:noProof/>
        </w:rPr>
        <mc:AlternateContent>
          <mc:Choice Requires="wps">
            <w:drawing>
              <wp:anchor distT="0" distB="0" distL="114300" distR="114300" simplePos="0" relativeHeight="251228160" behindDoc="0" locked="0" layoutInCell="1" allowOverlap="1" wp14:anchorId="22F78759" wp14:editId="58D7BB37">
                <wp:simplePos x="0" y="0"/>
                <wp:positionH relativeFrom="margin">
                  <wp:posOffset>906946</wp:posOffset>
                </wp:positionH>
                <wp:positionV relativeFrom="paragraph">
                  <wp:posOffset>3589</wp:posOffset>
                </wp:positionV>
                <wp:extent cx="3192449" cy="894521"/>
                <wp:effectExtent l="0" t="0" r="27305" b="20320"/>
                <wp:wrapNone/>
                <wp:docPr id="985292945" name="Rectangle 5"/>
                <wp:cNvGraphicFramePr/>
                <a:graphic xmlns:a="http://schemas.openxmlformats.org/drawingml/2006/main">
                  <a:graphicData uri="http://schemas.microsoft.com/office/word/2010/wordprocessingShape">
                    <wps:wsp>
                      <wps:cNvSpPr/>
                      <wps:spPr>
                        <a:xfrm>
                          <a:off x="0" y="0"/>
                          <a:ext cx="3192449" cy="894521"/>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6EB57" id="Rectangle 5" o:spid="_x0000_s1026" style="position:absolute;margin-left:71.4pt;margin-top:.3pt;width:251.35pt;height:70.45pt;z-index:25122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" filled="f" strokecolor="red" strokeweight="1pt">
                <v:stroke dashstyle="dash"/>
                <w10:wrap anchorx="margin"/>
              </v:rect>
            </w:pict>
          </mc:Fallback>
        </mc:AlternateContent>
      </w:r>
      <w:r w:rsidR="000764E1">
        <w:t xml:space="preserve">      </w:t>
      </w:r>
      <w:r w:rsidR="3995B7B8">
        <w:rPr>
          <w:noProof/>
        </w:rPr>
        <w:drawing>
          <wp:inline distT="0" distB="0" distL="0" distR="0" wp14:anchorId="543F012D" wp14:editId="38F7B67E">
            <wp:extent cx="6013109" cy="778482"/>
            <wp:effectExtent l="0" t="0" r="0" b="3175"/>
            <wp:docPr id="487814487" name="Picture 48781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814487"/>
                    <pic:cNvPicPr/>
                  </pic:nvPicPr>
                  <pic:blipFill>
                    <a:blip r:embed="rId34">
                      <a:extLst>
                        <a:ext uri="{28A0092B-C50C-407E-A947-70E740481C1C}">
                          <a14:useLocalDpi xmlns:a14="http://schemas.microsoft.com/office/drawing/2010/main" val="0"/>
                        </a:ext>
                      </a:extLst>
                    </a:blip>
                    <a:stretch>
                      <a:fillRect/>
                    </a:stretch>
                  </pic:blipFill>
                  <pic:spPr>
                    <a:xfrm>
                      <a:off x="0" y="0"/>
                      <a:ext cx="6077192" cy="786778"/>
                    </a:xfrm>
                    <a:prstGeom prst="rect">
                      <a:avLst/>
                    </a:prstGeom>
                  </pic:spPr>
                </pic:pic>
              </a:graphicData>
            </a:graphic>
          </wp:inline>
        </w:drawing>
      </w:r>
    </w:p>
    <w:p w14:paraId="56C47601" w14:textId="53682480" w:rsidR="000764E1" w:rsidRDefault="000764E1" w:rsidP="3995B7B8">
      <w:pPr>
        <w:spacing w:after="0" w:line="259" w:lineRule="auto"/>
        <w:ind w:left="0" w:firstLine="706"/>
        <w:jc w:val="left"/>
      </w:pPr>
    </w:p>
    <w:p w14:paraId="11042FE3" w14:textId="283EFB84" w:rsidR="000764E1" w:rsidRDefault="000764E1" w:rsidP="3995B7B8">
      <w:pPr>
        <w:spacing w:after="0" w:line="259" w:lineRule="auto"/>
        <w:ind w:left="0" w:firstLine="706"/>
        <w:jc w:val="left"/>
      </w:pPr>
    </w:p>
    <w:p w14:paraId="3CE4CB5A" w14:textId="77777777" w:rsidR="00235436" w:rsidRDefault="00235436" w:rsidP="3995B7B8">
      <w:pPr>
        <w:spacing w:after="0" w:line="259" w:lineRule="auto"/>
        <w:ind w:left="0" w:firstLine="706"/>
        <w:jc w:val="left"/>
      </w:pPr>
    </w:p>
    <w:p w14:paraId="5BA1890C" w14:textId="77777777" w:rsidR="00235436" w:rsidRDefault="00235436" w:rsidP="3995B7B8">
      <w:pPr>
        <w:spacing w:after="0" w:line="259" w:lineRule="auto"/>
        <w:ind w:left="0" w:firstLine="706"/>
        <w:jc w:val="left"/>
      </w:pPr>
    </w:p>
    <w:p w14:paraId="0A31D09B" w14:textId="77777777" w:rsidR="00235436" w:rsidRDefault="00235436" w:rsidP="3995B7B8">
      <w:pPr>
        <w:spacing w:after="0" w:line="259" w:lineRule="auto"/>
        <w:ind w:left="0" w:firstLine="706"/>
        <w:jc w:val="left"/>
      </w:pPr>
    </w:p>
    <w:p w14:paraId="0F6D9DE6" w14:textId="22026F17" w:rsidR="3995B7B8" w:rsidRDefault="3995B7B8" w:rsidP="3995B7B8">
      <w:pPr>
        <w:spacing w:after="0" w:line="259" w:lineRule="auto"/>
        <w:ind w:left="0" w:firstLine="706"/>
        <w:jc w:val="left"/>
      </w:pPr>
      <w:r>
        <w:lastRenderedPageBreak/>
        <w:t>Sixth Time:</w:t>
      </w:r>
    </w:p>
    <w:p w14:paraId="471E438A" w14:textId="03EBBE07" w:rsidR="3995B7B8" w:rsidRDefault="00741114" w:rsidP="3995B7B8">
      <w:pPr>
        <w:spacing w:after="0" w:line="259" w:lineRule="auto"/>
        <w:ind w:left="0" w:firstLine="706"/>
        <w:jc w:val="left"/>
      </w:pPr>
      <w:r>
        <w:rPr>
          <w:noProof/>
        </w:rPr>
        <mc:AlternateContent>
          <mc:Choice Requires="wps">
            <w:drawing>
              <wp:anchor distT="45720" distB="45720" distL="114300" distR="114300" simplePos="0" relativeHeight="251658257" behindDoc="0" locked="0" layoutInCell="1" allowOverlap="1" wp14:anchorId="089A89E4" wp14:editId="3D05A753">
                <wp:simplePos x="0" y="0"/>
                <wp:positionH relativeFrom="margin">
                  <wp:posOffset>3611245</wp:posOffset>
                </wp:positionH>
                <wp:positionV relativeFrom="paragraph">
                  <wp:posOffset>1577257</wp:posOffset>
                </wp:positionV>
                <wp:extent cx="1276350" cy="300038"/>
                <wp:effectExtent l="0" t="0" r="19050" b="24130"/>
                <wp:wrapNone/>
                <wp:docPr id="949181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00038"/>
                        </a:xfrm>
                        <a:prstGeom prst="rect">
                          <a:avLst/>
                        </a:prstGeom>
                        <a:solidFill>
                          <a:srgbClr val="FFFFFF"/>
                        </a:solidFill>
                        <a:ln w="19050">
                          <a:solidFill>
                            <a:schemeClr val="accent1">
                              <a:lumMod val="75000"/>
                            </a:schemeClr>
                          </a:solidFill>
                          <a:miter lim="800000"/>
                          <a:headEnd/>
                          <a:tailEnd/>
                        </a:ln>
                      </wps:spPr>
                      <wps:txbx>
                        <w:txbxContent>
                          <w:p w14:paraId="4AC06702" w14:textId="77777777" w:rsidR="00CB19A4" w:rsidRDefault="00CB19A4" w:rsidP="00CB19A4">
                            <w:pPr>
                              <w:jc w:val="left"/>
                            </w:pPr>
                            <w:r>
                              <w:t>Multiplexing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A89E4" id="_x0000_s1036" type="#_x0000_t202" style="position:absolute;left:0;text-align:left;margin-left:284.35pt;margin-top:124.2pt;width:100.5pt;height:23.65pt;z-index:25165825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" strokecolor="#2f5496 [2404]" strokeweight="1.5pt">
                <v:textbox>
                  <w:txbxContent>
                    <w:p w14:paraId="4AC06702" w14:textId="77777777" w:rsidR="00CB19A4" w:rsidRDefault="00CB19A4" w:rsidP="00CB19A4">
                      <w:pPr>
                        <w:jc w:val="left"/>
                      </w:pPr>
                      <w:r>
                        <w:t>Multiplexing</w:t>
                      </w:r>
                    </w:p>
                  </w:txbxContent>
                </v:textbox>
                <w10:wrap anchorx="margin"/>
              </v:shape>
            </w:pict>
          </mc:Fallback>
        </mc:AlternateContent>
      </w:r>
      <w:r>
        <w:rPr>
          <w:noProof/>
        </w:rPr>
        <mc:AlternateContent>
          <mc:Choice Requires="wps">
            <w:drawing>
              <wp:anchor distT="0" distB="0" distL="114300" distR="114300" simplePos="0" relativeHeight="251658259" behindDoc="0" locked="0" layoutInCell="1" allowOverlap="1" wp14:anchorId="31C69F5D" wp14:editId="29772DFD">
                <wp:simplePos x="0" y="0"/>
                <wp:positionH relativeFrom="column">
                  <wp:posOffset>3440513</wp:posOffset>
                </wp:positionH>
                <wp:positionV relativeFrom="paragraph">
                  <wp:posOffset>1902460</wp:posOffset>
                </wp:positionV>
                <wp:extent cx="580445" cy="627159"/>
                <wp:effectExtent l="0" t="38100" r="48260" b="20955"/>
                <wp:wrapNone/>
                <wp:docPr id="1809351158" name="Straight Arrow Connector 7"/>
                <wp:cNvGraphicFramePr/>
                <a:graphic xmlns:a="http://schemas.openxmlformats.org/drawingml/2006/main">
                  <a:graphicData uri="http://schemas.microsoft.com/office/word/2010/wordprocessingShape">
                    <wps:wsp>
                      <wps:cNvCnPr/>
                      <wps:spPr>
                        <a:xfrm flipV="1">
                          <a:off x="0" y="0"/>
                          <a:ext cx="580445" cy="627159"/>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ACC8CD" id="Straight Arrow Connector 7" o:spid="_x0000_s1026" type="#_x0000_t32" style="position:absolute;margin-left:270.9pt;margin-top:149.8pt;width:45.7pt;height:49.4pt;flip:y;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" strokecolor="red" strokeweight="1.5pt">
                <v:stroke endarrow="block" joinstyle="miter"/>
              </v:shape>
            </w:pict>
          </mc:Fallback>
        </mc:AlternateContent>
      </w:r>
      <w:r w:rsidR="3995B7B8">
        <w:rPr>
          <w:noProof/>
        </w:rPr>
        <w:drawing>
          <wp:inline distT="0" distB="0" distL="0" distR="0" wp14:anchorId="33C89A94" wp14:editId="193BFFD8">
            <wp:extent cx="3733137" cy="2545320"/>
            <wp:effectExtent l="0" t="0" r="1270" b="7620"/>
            <wp:docPr id="934537992" name="Picture 93453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537992"/>
                    <pic:cNvPicPr/>
                  </pic:nvPicPr>
                  <pic:blipFill>
                    <a:blip r:embed="rId35">
                      <a:extLst>
                        <a:ext uri="{28A0092B-C50C-407E-A947-70E740481C1C}">
                          <a14:useLocalDpi xmlns:a14="http://schemas.microsoft.com/office/drawing/2010/main" val="0"/>
                        </a:ext>
                      </a:extLst>
                    </a:blip>
                    <a:stretch>
                      <a:fillRect/>
                    </a:stretch>
                  </pic:blipFill>
                  <pic:spPr>
                    <a:xfrm>
                      <a:off x="0" y="0"/>
                      <a:ext cx="3737143" cy="2548051"/>
                    </a:xfrm>
                    <a:prstGeom prst="rect">
                      <a:avLst/>
                    </a:prstGeom>
                  </pic:spPr>
                </pic:pic>
              </a:graphicData>
            </a:graphic>
          </wp:inline>
        </w:drawing>
      </w:r>
    </w:p>
    <w:p w14:paraId="0B2D3155" w14:textId="7908F311" w:rsidR="6A310CE2" w:rsidRDefault="00741114" w:rsidP="6A310CE2">
      <w:pPr>
        <w:spacing w:after="0" w:line="259" w:lineRule="auto"/>
        <w:ind w:left="0" w:firstLine="0"/>
        <w:jc w:val="left"/>
      </w:pPr>
      <w:r>
        <w:rPr>
          <w:noProof/>
        </w:rPr>
        <mc:AlternateContent>
          <mc:Choice Requires="wps">
            <w:drawing>
              <wp:anchor distT="0" distB="0" distL="114300" distR="114300" simplePos="0" relativeHeight="251658258" behindDoc="0" locked="0" layoutInCell="1" allowOverlap="1" wp14:anchorId="2E75AB8F" wp14:editId="06A83566">
                <wp:simplePos x="0" y="0"/>
                <wp:positionH relativeFrom="margin">
                  <wp:posOffset>795849</wp:posOffset>
                </wp:positionH>
                <wp:positionV relativeFrom="paragraph">
                  <wp:posOffset>2623</wp:posOffset>
                </wp:positionV>
                <wp:extent cx="3017520" cy="1001864"/>
                <wp:effectExtent l="0" t="0" r="11430" b="27305"/>
                <wp:wrapNone/>
                <wp:docPr id="1710465568" name="Rectangle 5"/>
                <wp:cNvGraphicFramePr/>
                <a:graphic xmlns:a="http://schemas.openxmlformats.org/drawingml/2006/main">
                  <a:graphicData uri="http://schemas.microsoft.com/office/word/2010/wordprocessingShape">
                    <wps:wsp>
                      <wps:cNvSpPr/>
                      <wps:spPr>
                        <a:xfrm>
                          <a:off x="0" y="0"/>
                          <a:ext cx="3017520" cy="1001864"/>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5B299" id="Rectangle 5" o:spid="_x0000_s1026" style="position:absolute;margin-left:62.65pt;margin-top:.2pt;width:237.6pt;height:78.9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" filled="f" strokecolor="red" strokeweight="1pt">
                <v:stroke dashstyle="dash"/>
                <w10:wrap anchorx="margin"/>
              </v:rect>
            </w:pict>
          </mc:Fallback>
        </mc:AlternateContent>
      </w:r>
      <w:r w:rsidR="6A310CE2">
        <w:rPr>
          <w:noProof/>
        </w:rPr>
        <w:drawing>
          <wp:inline distT="0" distB="0" distL="0" distR="0" wp14:anchorId="0B80C510" wp14:editId="5DD571D3">
            <wp:extent cx="5738648" cy="990600"/>
            <wp:effectExtent l="0" t="0" r="0" b="0"/>
            <wp:docPr id="140197303" name="Picture 14019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738648" cy="990600"/>
                    </a:xfrm>
                    <a:prstGeom prst="rect">
                      <a:avLst/>
                    </a:prstGeom>
                  </pic:spPr>
                </pic:pic>
              </a:graphicData>
            </a:graphic>
          </wp:inline>
        </w:drawing>
      </w:r>
    </w:p>
    <w:p w14:paraId="5B2E905D" w14:textId="358A99F3" w:rsidR="3995B7B8" w:rsidRDefault="3995B7B8" w:rsidP="3995B7B8">
      <w:pPr>
        <w:ind w:left="706" w:right="12" w:hanging="360"/>
      </w:pPr>
    </w:p>
    <w:p w14:paraId="3B6A0934" w14:textId="17B54CAA" w:rsidR="3995B7B8" w:rsidRDefault="3995B7B8" w:rsidP="3995B7B8">
      <w:pPr>
        <w:ind w:left="706" w:right="12" w:hanging="360"/>
      </w:pPr>
    </w:p>
    <w:p w14:paraId="55039B29" w14:textId="77777777" w:rsidR="00B254C7" w:rsidRDefault="00864D89">
      <w:pPr>
        <w:numPr>
          <w:ilvl w:val="0"/>
          <w:numId w:val="6"/>
        </w:numPr>
        <w:ind w:left="706" w:right="12" w:hanging="360"/>
      </w:pPr>
      <w:r>
        <w:t xml:space="preserve">A variety of PDUs appears in the event list in the upper right pane of the simulation window. Why are they so many different </w:t>
      </w:r>
      <w:proofErr w:type="spellStart"/>
      <w:r>
        <w:t>colors</w:t>
      </w:r>
      <w:proofErr w:type="spellEnd"/>
      <w:r>
        <w:t xml:space="preserve">? </w:t>
      </w:r>
    </w:p>
    <w:p w14:paraId="06645CF3" w14:textId="1F2BE811" w:rsidR="00B254C7" w:rsidRDefault="00876182">
      <w:pPr>
        <w:spacing w:after="103" w:line="259" w:lineRule="auto"/>
        <w:ind w:left="721" w:firstLine="0"/>
        <w:jc w:val="left"/>
      </w:pPr>
      <w:r>
        <w:rPr>
          <w:noProof/>
        </w:rPr>
        <mc:AlternateContent>
          <mc:Choice Requires="wps">
            <w:drawing>
              <wp:anchor distT="45720" distB="45720" distL="114300" distR="114300" simplePos="0" relativeHeight="251658260" behindDoc="0" locked="0" layoutInCell="1" allowOverlap="1" wp14:anchorId="7272A5FF" wp14:editId="64AFE73E">
                <wp:simplePos x="0" y="0"/>
                <wp:positionH relativeFrom="margin">
                  <wp:posOffset>1420607</wp:posOffset>
                </wp:positionH>
                <wp:positionV relativeFrom="paragraph">
                  <wp:posOffset>264720</wp:posOffset>
                </wp:positionV>
                <wp:extent cx="2146852" cy="385638"/>
                <wp:effectExtent l="0" t="0" r="25400" b="14605"/>
                <wp:wrapNone/>
                <wp:docPr id="108215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852" cy="385638"/>
                        </a:xfrm>
                        <a:prstGeom prst="rect">
                          <a:avLst/>
                        </a:prstGeom>
                        <a:solidFill>
                          <a:srgbClr val="FFFFFF"/>
                        </a:solidFill>
                        <a:ln w="19050">
                          <a:solidFill>
                            <a:schemeClr val="accent1">
                              <a:lumMod val="75000"/>
                            </a:schemeClr>
                          </a:solidFill>
                          <a:miter lim="800000"/>
                          <a:headEnd/>
                          <a:tailEnd/>
                        </a:ln>
                      </wps:spPr>
                      <wps:txbx>
                        <w:txbxContent>
                          <w:p w14:paraId="7BD5DB64" w14:textId="2FD0C585" w:rsidR="00876182" w:rsidRDefault="00876182" w:rsidP="00876182">
                            <w:pPr>
                              <w:jc w:val="left"/>
                            </w:pPr>
                            <w:r>
                              <w:t>Different co</w:t>
                            </w:r>
                            <w:r w:rsidR="00416D37">
                              <w:t>lour</w:t>
                            </w:r>
                            <w:r>
                              <w:t xml:space="preserve"> </w:t>
                            </w:r>
                            <w:proofErr w:type="gramStart"/>
                            <w:r>
                              <w:t>represent</w:t>
                            </w:r>
                            <w:proofErr w:type="gramEnd"/>
                            <w:r w:rsidR="00B05ACC">
                              <w:t xml:space="preserve"> different protocol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2A5FF" id="_x0000_s1037" type="#_x0000_t202" style="position:absolute;left:0;text-align:left;margin-left:111.85pt;margin-top:20.85pt;width:169.05pt;height:30.35pt;z-index:2516582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" strokecolor="#2f5496 [2404]" strokeweight="1.5pt">
                <v:textbox>
                  <w:txbxContent>
                    <w:p w14:paraId="7BD5DB64" w14:textId="2FD0C585" w:rsidR="00876182" w:rsidRDefault="00876182" w:rsidP="00876182">
                      <w:pPr>
                        <w:jc w:val="left"/>
                      </w:pPr>
                      <w:r>
                        <w:t>Different co</w:t>
                      </w:r>
                      <w:r w:rsidR="00416D37">
                        <w:t>lour</w:t>
                      </w:r>
                      <w:r>
                        <w:t xml:space="preserve"> </w:t>
                      </w:r>
                      <w:proofErr w:type="gramStart"/>
                      <w:r>
                        <w:t>represent</w:t>
                      </w:r>
                      <w:proofErr w:type="gramEnd"/>
                      <w:r w:rsidR="00B05ACC">
                        <w:t xml:space="preserve"> different protocol</w:t>
                      </w:r>
                    </w:p>
                  </w:txbxContent>
                </v:textbox>
                <w10:wrap anchorx="margin"/>
              </v:shape>
            </w:pict>
          </mc:Fallback>
        </mc:AlternateContent>
      </w:r>
      <w:r w:rsidR="00864D89">
        <w:t xml:space="preserve"> </w:t>
      </w:r>
      <w:r w:rsidR="00864D89">
        <w:rPr>
          <w:noProof/>
        </w:rPr>
        <w:drawing>
          <wp:inline distT="0" distB="0" distL="0" distR="0" wp14:anchorId="0809D5B2" wp14:editId="0EB2F94B">
            <wp:extent cx="619511" cy="667910"/>
            <wp:effectExtent l="0" t="0" r="0" b="0"/>
            <wp:docPr id="431872386" name="Picture 43187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622038" cy="670634"/>
                    </a:xfrm>
                    <a:prstGeom prst="rect">
                      <a:avLst/>
                    </a:prstGeom>
                  </pic:spPr>
                </pic:pic>
              </a:graphicData>
            </a:graphic>
          </wp:inline>
        </w:drawing>
      </w:r>
    </w:p>
    <w:p w14:paraId="60AEF095" w14:textId="252EE1C7" w:rsidR="29739269" w:rsidRDefault="29739269" w:rsidP="29739269">
      <w:pPr>
        <w:spacing w:after="103" w:line="259" w:lineRule="auto"/>
        <w:ind w:left="721" w:firstLine="0"/>
        <w:jc w:val="left"/>
      </w:pPr>
      <w:r>
        <w:rPr>
          <w:noProof/>
        </w:rPr>
        <w:drawing>
          <wp:inline distT="0" distB="0" distL="0" distR="0" wp14:anchorId="727D8603" wp14:editId="564ECB4F">
            <wp:extent cx="586407" cy="278296"/>
            <wp:effectExtent l="0" t="0" r="4445" b="7620"/>
            <wp:docPr id="2122984897" name="Picture 212298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94537" cy="282154"/>
                    </a:xfrm>
                    <a:prstGeom prst="rect">
                      <a:avLst/>
                    </a:prstGeom>
                  </pic:spPr>
                </pic:pic>
              </a:graphicData>
            </a:graphic>
          </wp:inline>
        </w:drawing>
      </w:r>
    </w:p>
    <w:p w14:paraId="534E7CB7" w14:textId="77777777" w:rsidR="00B254C7" w:rsidRDefault="00864D89">
      <w:pPr>
        <w:numPr>
          <w:ilvl w:val="0"/>
          <w:numId w:val="6"/>
        </w:numPr>
        <w:ind w:left="706" w:right="12" w:hanging="360"/>
      </w:pPr>
      <w:r>
        <w:t xml:space="preserve">Click </w:t>
      </w:r>
      <w:r>
        <w:rPr>
          <w:b/>
        </w:rPr>
        <w:t>Back</w:t>
      </w:r>
      <w:r>
        <w:t xml:space="preserve"> eight times. This should reset the simulation. </w:t>
      </w:r>
    </w:p>
    <w:p w14:paraId="5026B49E" w14:textId="77777777" w:rsidR="00B7025D" w:rsidRDefault="00B7025D" w:rsidP="00B7025D">
      <w:pPr>
        <w:ind w:left="706" w:right="12" w:firstLine="0"/>
      </w:pPr>
    </w:p>
    <w:p w14:paraId="0513594B" w14:textId="77777777" w:rsidR="00B254C7" w:rsidRDefault="00864D89">
      <w:pPr>
        <w:spacing w:after="231"/>
        <w:ind w:left="356" w:right="12"/>
      </w:pPr>
      <w:r>
        <w:rPr>
          <w:b/>
        </w:rPr>
        <w:t>Note</w:t>
      </w:r>
      <w:r>
        <w:t xml:space="preserve">: Do not click </w:t>
      </w:r>
      <w:r>
        <w:rPr>
          <w:b/>
        </w:rPr>
        <w:t xml:space="preserve">Reset Simulation </w:t>
      </w:r>
      <w:r>
        <w:t xml:space="preserve">any time during this activity; if you do, you will need to repeat the steps in Part 1. </w:t>
      </w:r>
    </w:p>
    <w:p w14:paraId="5255396F" w14:textId="6675341E" w:rsidR="00B254C7" w:rsidRDefault="00864D89">
      <w:pPr>
        <w:spacing w:after="126" w:line="259" w:lineRule="auto"/>
        <w:ind w:left="-5"/>
        <w:jc w:val="left"/>
      </w:pPr>
      <w:r w:rsidRPr="71C2CFB4">
        <w:rPr>
          <w:b/>
          <w:sz w:val="23"/>
          <w:szCs w:val="23"/>
        </w:rPr>
        <w:t xml:space="preserve">Step 2: Examine HTTP traffic as the clients communicate with the server. </w:t>
      </w:r>
    </w:p>
    <w:p w14:paraId="2A893117" w14:textId="77777777" w:rsidR="00B254C7" w:rsidRDefault="00864D89">
      <w:pPr>
        <w:numPr>
          <w:ilvl w:val="0"/>
          <w:numId w:val="7"/>
        </w:numPr>
        <w:ind w:left="706" w:right="12" w:hanging="360"/>
      </w:pPr>
      <w:r>
        <w:t xml:space="preserve">Filter the traffic that is currently displayed to display only </w:t>
      </w:r>
      <w:r>
        <w:rPr>
          <w:b/>
        </w:rPr>
        <w:t>HTTP</w:t>
      </w:r>
      <w:r>
        <w:t xml:space="preserve"> and </w:t>
      </w:r>
      <w:r>
        <w:rPr>
          <w:b/>
        </w:rPr>
        <w:t>TCP</w:t>
      </w:r>
      <w:r>
        <w:t xml:space="preserve"> PDUs filter the traffic that is currently displayed:  </w:t>
      </w:r>
    </w:p>
    <w:p w14:paraId="6C2D0A0E" w14:textId="77777777" w:rsidR="00B254C7" w:rsidRDefault="00864D89">
      <w:pPr>
        <w:numPr>
          <w:ilvl w:val="1"/>
          <w:numId w:val="7"/>
        </w:numPr>
        <w:ind w:right="12" w:hanging="360"/>
      </w:pPr>
      <w:r>
        <w:t xml:space="preserve">Click </w:t>
      </w:r>
      <w:r>
        <w:rPr>
          <w:b/>
        </w:rPr>
        <w:t>Edit Filters</w:t>
      </w:r>
      <w:r>
        <w:t xml:space="preserve"> and toggle the </w:t>
      </w:r>
      <w:r>
        <w:rPr>
          <w:b/>
        </w:rPr>
        <w:t>Show All/None</w:t>
      </w:r>
      <w:r>
        <w:t xml:space="preserve"> check box.  </w:t>
      </w:r>
    </w:p>
    <w:p w14:paraId="16E7BEF6" w14:textId="77777777" w:rsidR="00B254C7" w:rsidRDefault="00864D89">
      <w:pPr>
        <w:numPr>
          <w:ilvl w:val="1"/>
          <w:numId w:val="7"/>
        </w:numPr>
        <w:ind w:right="12" w:hanging="360"/>
      </w:pPr>
      <w:r>
        <w:t xml:space="preserve">Select </w:t>
      </w:r>
      <w:r>
        <w:rPr>
          <w:b/>
        </w:rPr>
        <w:t xml:space="preserve">HTTP </w:t>
      </w:r>
      <w:r>
        <w:t>and</w:t>
      </w:r>
      <w:r>
        <w:rPr>
          <w:b/>
        </w:rPr>
        <w:t xml:space="preserve"> TCP</w:t>
      </w:r>
      <w:r>
        <w:t xml:space="preserve">. Click anywhere outside of the Edit Filters box to hide it. The Visible Events should now display only </w:t>
      </w:r>
      <w:r>
        <w:rPr>
          <w:b/>
        </w:rPr>
        <w:t xml:space="preserve">HTTP </w:t>
      </w:r>
      <w:r>
        <w:t>and</w:t>
      </w:r>
      <w:r>
        <w:rPr>
          <w:b/>
        </w:rPr>
        <w:t xml:space="preserve"> TCP </w:t>
      </w:r>
      <w:r>
        <w:t xml:space="preserve">PDUs. </w:t>
      </w:r>
    </w:p>
    <w:p w14:paraId="6C2000C0" w14:textId="7DCD0CAE" w:rsidR="00604DBF" w:rsidRDefault="00604DBF" w:rsidP="00604DBF">
      <w:pPr>
        <w:ind w:left="1081" w:right="12" w:firstLine="0"/>
      </w:pPr>
      <w:r w:rsidRPr="00604DBF">
        <w:lastRenderedPageBreak/>
        <w:drawing>
          <wp:inline distT="0" distB="0" distL="0" distR="0" wp14:anchorId="3E6C7422" wp14:editId="67801208">
            <wp:extent cx="4124131" cy="2221064"/>
            <wp:effectExtent l="0" t="0" r="0" b="8255"/>
            <wp:docPr id="716851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51905" name="Picture 1" descr="A screenshot of a computer&#10;&#10;Description automatically generated"/>
                    <pic:cNvPicPr/>
                  </pic:nvPicPr>
                  <pic:blipFill>
                    <a:blip r:embed="rId39"/>
                    <a:stretch>
                      <a:fillRect/>
                    </a:stretch>
                  </pic:blipFill>
                  <pic:spPr>
                    <a:xfrm>
                      <a:off x="0" y="0"/>
                      <a:ext cx="4139596" cy="2229393"/>
                    </a:xfrm>
                    <a:prstGeom prst="rect">
                      <a:avLst/>
                    </a:prstGeom>
                  </pic:spPr>
                </pic:pic>
              </a:graphicData>
            </a:graphic>
          </wp:inline>
        </w:drawing>
      </w:r>
    </w:p>
    <w:p w14:paraId="6C42CB5B" w14:textId="7D778B1A" w:rsidR="00267615" w:rsidRDefault="00267615" w:rsidP="00604DBF">
      <w:pPr>
        <w:ind w:left="1081" w:right="12" w:firstLine="0"/>
      </w:pPr>
      <w:r w:rsidRPr="00267615">
        <w:drawing>
          <wp:inline distT="0" distB="0" distL="0" distR="0" wp14:anchorId="6E204FE4" wp14:editId="7F3634C1">
            <wp:extent cx="3932853" cy="2229815"/>
            <wp:effectExtent l="0" t="0" r="0" b="0"/>
            <wp:docPr id="28436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6360" name="Picture 1" descr="A screenshot of a computer&#10;&#10;Description automatically generated"/>
                    <pic:cNvPicPr/>
                  </pic:nvPicPr>
                  <pic:blipFill>
                    <a:blip r:embed="rId40"/>
                    <a:stretch>
                      <a:fillRect/>
                    </a:stretch>
                  </pic:blipFill>
                  <pic:spPr>
                    <a:xfrm>
                      <a:off x="0" y="0"/>
                      <a:ext cx="3948126" cy="2238474"/>
                    </a:xfrm>
                    <a:prstGeom prst="rect">
                      <a:avLst/>
                    </a:prstGeom>
                  </pic:spPr>
                </pic:pic>
              </a:graphicData>
            </a:graphic>
          </wp:inline>
        </w:drawing>
      </w:r>
    </w:p>
    <w:p w14:paraId="6698EACA" w14:textId="77777777" w:rsidR="001E59BE" w:rsidRDefault="001E59BE" w:rsidP="00604DBF">
      <w:pPr>
        <w:ind w:left="1081" w:right="12" w:firstLine="0"/>
      </w:pPr>
    </w:p>
    <w:p w14:paraId="5395B138" w14:textId="77777777" w:rsidR="00B254C7" w:rsidRDefault="00864D89">
      <w:pPr>
        <w:numPr>
          <w:ilvl w:val="0"/>
          <w:numId w:val="7"/>
        </w:numPr>
        <w:ind w:left="706" w:right="12" w:hanging="360"/>
      </w:pPr>
      <w:r>
        <w:t xml:space="preserve">Click </w:t>
      </w:r>
      <w:r>
        <w:rPr>
          <w:b/>
        </w:rPr>
        <w:t>Capture/Forward</w:t>
      </w:r>
      <w:r>
        <w:t xml:space="preserve">. Hold your mouse above each PDU until you find one that originates from </w:t>
      </w:r>
      <w:r>
        <w:rPr>
          <w:b/>
        </w:rPr>
        <w:t>HTTP Client</w:t>
      </w:r>
      <w:r>
        <w:t xml:space="preserve">. Click the PDU envelope to open it. </w:t>
      </w:r>
    </w:p>
    <w:p w14:paraId="2F70C7AC" w14:textId="64FE7835" w:rsidR="00FE548A" w:rsidRDefault="00FE548A" w:rsidP="00FE548A">
      <w:pPr>
        <w:ind w:left="706" w:right="12" w:firstLine="0"/>
      </w:pPr>
      <w:r w:rsidRPr="00FE548A">
        <w:drawing>
          <wp:inline distT="0" distB="0" distL="0" distR="0" wp14:anchorId="11566831" wp14:editId="18361E58">
            <wp:extent cx="3431691" cy="2519265"/>
            <wp:effectExtent l="0" t="0" r="0" b="0"/>
            <wp:docPr id="39953165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31655" name="Picture 1" descr="A diagram of a network&#10;&#10;Description automatically generated"/>
                    <pic:cNvPicPr/>
                  </pic:nvPicPr>
                  <pic:blipFill>
                    <a:blip r:embed="rId41"/>
                    <a:stretch>
                      <a:fillRect/>
                    </a:stretch>
                  </pic:blipFill>
                  <pic:spPr>
                    <a:xfrm>
                      <a:off x="0" y="0"/>
                      <a:ext cx="3440753" cy="2525918"/>
                    </a:xfrm>
                    <a:prstGeom prst="rect">
                      <a:avLst/>
                    </a:prstGeom>
                  </pic:spPr>
                </pic:pic>
              </a:graphicData>
            </a:graphic>
          </wp:inline>
        </w:drawing>
      </w:r>
    </w:p>
    <w:p w14:paraId="00A2FB79" w14:textId="77777777" w:rsidR="00097EBC" w:rsidRDefault="00097EBC" w:rsidP="00FE548A">
      <w:pPr>
        <w:ind w:left="706" w:right="12" w:firstLine="0"/>
      </w:pPr>
    </w:p>
    <w:p w14:paraId="23656EC8" w14:textId="77777777" w:rsidR="00097EBC" w:rsidRDefault="00097EBC" w:rsidP="00FE548A">
      <w:pPr>
        <w:ind w:left="706" w:right="12" w:firstLine="0"/>
      </w:pPr>
    </w:p>
    <w:p w14:paraId="30BC809F" w14:textId="77777777" w:rsidR="00B254C7" w:rsidRDefault="00864D89">
      <w:pPr>
        <w:numPr>
          <w:ilvl w:val="0"/>
          <w:numId w:val="7"/>
        </w:numPr>
        <w:ind w:left="706" w:right="12" w:hanging="360"/>
      </w:pPr>
      <w:r>
        <w:lastRenderedPageBreak/>
        <w:t xml:space="preserve">Click the </w:t>
      </w:r>
      <w:r>
        <w:rPr>
          <w:b/>
        </w:rPr>
        <w:t>Inbound PDU Details</w:t>
      </w:r>
      <w:r>
        <w:t xml:space="preserve"> tab and scroll down to the last section. What is the section </w:t>
      </w:r>
      <w:proofErr w:type="spellStart"/>
      <w:r>
        <w:t>labeled</w:t>
      </w:r>
      <w:proofErr w:type="spellEnd"/>
      <w:r>
        <w:t xml:space="preserve">? </w:t>
      </w:r>
    </w:p>
    <w:p w14:paraId="4A9F0DFB" w14:textId="0DE5A428" w:rsidR="00B254C7" w:rsidRDefault="00E155CD">
      <w:pPr>
        <w:spacing w:after="103" w:line="259" w:lineRule="auto"/>
        <w:ind w:left="721" w:firstLine="0"/>
        <w:jc w:val="left"/>
      </w:pPr>
      <w:r>
        <w:rPr>
          <w:noProof/>
        </w:rPr>
        <mc:AlternateContent>
          <mc:Choice Requires="wps">
            <w:drawing>
              <wp:anchor distT="0" distB="0" distL="114300" distR="114300" simplePos="0" relativeHeight="251658272" behindDoc="0" locked="0" layoutInCell="1" allowOverlap="1" wp14:anchorId="08A4B3C9" wp14:editId="3A498BB3">
                <wp:simplePos x="0" y="0"/>
                <wp:positionH relativeFrom="column">
                  <wp:posOffset>1020432</wp:posOffset>
                </wp:positionH>
                <wp:positionV relativeFrom="paragraph">
                  <wp:posOffset>1162685</wp:posOffset>
                </wp:positionV>
                <wp:extent cx="965200" cy="320675"/>
                <wp:effectExtent l="0" t="0" r="25400" b="250825"/>
                <wp:wrapNone/>
                <wp:docPr id="2018760192" name="Speech Bubble: Rectangle 9"/>
                <wp:cNvGraphicFramePr/>
                <a:graphic xmlns:a="http://schemas.openxmlformats.org/drawingml/2006/main">
                  <a:graphicData uri="http://schemas.microsoft.com/office/word/2010/wordprocessingShape">
                    <wps:wsp>
                      <wps:cNvSpPr/>
                      <wps:spPr>
                        <a:xfrm>
                          <a:off x="0" y="0"/>
                          <a:ext cx="965200" cy="320675"/>
                        </a:xfrm>
                        <a:prstGeom prst="wedgeRectCallout">
                          <a:avLst>
                            <a:gd name="adj1" fmla="val -44436"/>
                            <a:gd name="adj2" fmla="val 11020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4236DE" w14:textId="44174705" w:rsidR="00E155CD" w:rsidRDefault="00E155CD" w:rsidP="00E155CD">
                            <w:pPr>
                              <w:ind w:left="0"/>
                              <w:jc w:val="center"/>
                            </w:pPr>
                            <w:r>
                              <w:t>TCP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A4B3C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9" o:spid="_x0000_s1038" type="#_x0000_t61" style="position:absolute;left:0;text-align:left;margin-left:80.35pt;margin-top:91.55pt;width:76pt;height:25.2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" adj="1202,34604" fillcolor="white [3212]" strokecolor="red" strokeweight="1.5pt">
                <v:textbox>
                  <w:txbxContent>
                    <w:p w14:paraId="2D4236DE" w14:textId="44174705" w:rsidR="00E155CD" w:rsidRDefault="00E155CD" w:rsidP="00E155CD">
                      <w:pPr>
                        <w:ind w:left="0"/>
                        <w:jc w:val="center"/>
                      </w:pPr>
                      <w:r>
                        <w:t>TCP</w:t>
                      </w:r>
                    </w:p>
                  </w:txbxContent>
                </v:textbox>
              </v:shape>
            </w:pict>
          </mc:Fallback>
        </mc:AlternateContent>
      </w:r>
      <w:r w:rsidR="00B61C6F">
        <w:rPr>
          <w:noProof/>
        </w:rPr>
        <mc:AlternateContent>
          <mc:Choice Requires="wps">
            <w:drawing>
              <wp:anchor distT="0" distB="0" distL="114300" distR="114300" simplePos="0" relativeHeight="251658263" behindDoc="0" locked="0" layoutInCell="1" allowOverlap="1" wp14:anchorId="2EBC4DE2" wp14:editId="7E2DE286">
                <wp:simplePos x="0" y="0"/>
                <wp:positionH relativeFrom="margin">
                  <wp:posOffset>669290</wp:posOffset>
                </wp:positionH>
                <wp:positionV relativeFrom="paragraph">
                  <wp:posOffset>1697990</wp:posOffset>
                </wp:positionV>
                <wp:extent cx="510540" cy="213360"/>
                <wp:effectExtent l="0" t="0" r="22860" b="15240"/>
                <wp:wrapNone/>
                <wp:docPr id="1027007333" name="Rectangle 5"/>
                <wp:cNvGraphicFramePr/>
                <a:graphic xmlns:a="http://schemas.openxmlformats.org/drawingml/2006/main">
                  <a:graphicData uri="http://schemas.microsoft.com/office/word/2010/wordprocessingShape">
                    <wps:wsp>
                      <wps:cNvSpPr/>
                      <wps:spPr>
                        <a:xfrm>
                          <a:off x="0" y="0"/>
                          <a:ext cx="510540" cy="21336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BD218" id="Rectangle 5" o:spid="_x0000_s1026" style="position:absolute;margin-left:52.7pt;margin-top:133.7pt;width:40.2pt;height:16.8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" filled="f" strokecolor="red" strokeweight="1.5pt">
                <v:stroke dashstyle="dash"/>
                <w10:wrap anchorx="margin"/>
              </v:rect>
            </w:pict>
          </mc:Fallback>
        </mc:AlternateContent>
      </w:r>
      <w:r w:rsidR="00864D89">
        <w:t xml:space="preserve"> </w:t>
      </w:r>
      <w:r w:rsidR="00315BAA" w:rsidRPr="00315BAA">
        <w:drawing>
          <wp:inline distT="0" distB="0" distL="0" distR="0" wp14:anchorId="5954327A" wp14:editId="5ACEC81D">
            <wp:extent cx="5054600" cy="4741198"/>
            <wp:effectExtent l="0" t="0" r="0" b="2540"/>
            <wp:docPr id="1218820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20312" name="Picture 1" descr="A screenshot of a computer&#10;&#10;Description automatically generated"/>
                    <pic:cNvPicPr/>
                  </pic:nvPicPr>
                  <pic:blipFill>
                    <a:blip r:embed="rId42"/>
                    <a:stretch>
                      <a:fillRect/>
                    </a:stretch>
                  </pic:blipFill>
                  <pic:spPr>
                    <a:xfrm>
                      <a:off x="0" y="0"/>
                      <a:ext cx="5059225" cy="4745536"/>
                    </a:xfrm>
                    <a:prstGeom prst="rect">
                      <a:avLst/>
                    </a:prstGeom>
                  </pic:spPr>
                </pic:pic>
              </a:graphicData>
            </a:graphic>
          </wp:inline>
        </w:drawing>
      </w:r>
    </w:p>
    <w:p w14:paraId="5F248C72" w14:textId="0484D995" w:rsidR="00AD6D99" w:rsidRDefault="00AD6D99">
      <w:pPr>
        <w:ind w:left="731" w:right="12"/>
      </w:pPr>
    </w:p>
    <w:p w14:paraId="52E83531" w14:textId="5FB1B1EE" w:rsidR="00B254C7" w:rsidRDefault="00864D89">
      <w:pPr>
        <w:ind w:left="731" w:right="12"/>
      </w:pPr>
      <w:r>
        <w:t xml:space="preserve">Are these communications considered to be reliable? </w:t>
      </w:r>
    </w:p>
    <w:p w14:paraId="314D7EEE" w14:textId="533D36E7" w:rsidR="00B254C7" w:rsidRDefault="00864D89">
      <w:pPr>
        <w:spacing w:after="103" w:line="259" w:lineRule="auto"/>
        <w:ind w:left="721" w:firstLine="0"/>
        <w:jc w:val="left"/>
      </w:pPr>
      <w:r>
        <w:t xml:space="preserve"> </w:t>
      </w:r>
      <w:r w:rsidR="001E59BE">
        <w:t xml:space="preserve">Yes. </w:t>
      </w:r>
      <w:r w:rsidR="00637A90">
        <w:t>TCP is re</w:t>
      </w:r>
      <w:r w:rsidR="00AD6D99">
        <w:t>liable transport which has a connection oriented between sending and receiving process.</w:t>
      </w:r>
    </w:p>
    <w:p w14:paraId="0FE95D76" w14:textId="77777777" w:rsidR="00097EBC" w:rsidRDefault="00097EBC">
      <w:pPr>
        <w:spacing w:after="103" w:line="259" w:lineRule="auto"/>
        <w:ind w:left="721" w:firstLine="0"/>
        <w:jc w:val="left"/>
      </w:pPr>
    </w:p>
    <w:p w14:paraId="2118A1A6" w14:textId="77777777" w:rsidR="00097EBC" w:rsidRDefault="00097EBC">
      <w:pPr>
        <w:spacing w:after="103" w:line="259" w:lineRule="auto"/>
        <w:ind w:left="721" w:firstLine="0"/>
        <w:jc w:val="left"/>
      </w:pPr>
    </w:p>
    <w:p w14:paraId="595EA1A7" w14:textId="77777777" w:rsidR="00097EBC" w:rsidRDefault="00097EBC">
      <w:pPr>
        <w:spacing w:after="103" w:line="259" w:lineRule="auto"/>
        <w:ind w:left="721" w:firstLine="0"/>
        <w:jc w:val="left"/>
      </w:pPr>
    </w:p>
    <w:p w14:paraId="4259C736" w14:textId="77777777" w:rsidR="00097EBC" w:rsidRDefault="00097EBC">
      <w:pPr>
        <w:spacing w:after="103" w:line="259" w:lineRule="auto"/>
        <w:ind w:left="721" w:firstLine="0"/>
        <w:jc w:val="left"/>
      </w:pPr>
    </w:p>
    <w:p w14:paraId="681BB856" w14:textId="77777777" w:rsidR="00097EBC" w:rsidRDefault="00097EBC">
      <w:pPr>
        <w:spacing w:after="103" w:line="259" w:lineRule="auto"/>
        <w:ind w:left="721" w:firstLine="0"/>
        <w:jc w:val="left"/>
      </w:pPr>
    </w:p>
    <w:p w14:paraId="44EA5795" w14:textId="77777777" w:rsidR="00097EBC" w:rsidRDefault="00097EBC">
      <w:pPr>
        <w:spacing w:after="103" w:line="259" w:lineRule="auto"/>
        <w:ind w:left="721" w:firstLine="0"/>
        <w:jc w:val="left"/>
      </w:pPr>
    </w:p>
    <w:p w14:paraId="35C9D050" w14:textId="77777777" w:rsidR="00097EBC" w:rsidRDefault="00097EBC">
      <w:pPr>
        <w:spacing w:after="103" w:line="259" w:lineRule="auto"/>
        <w:ind w:left="721" w:firstLine="0"/>
        <w:jc w:val="left"/>
      </w:pPr>
    </w:p>
    <w:p w14:paraId="099964A6" w14:textId="77777777" w:rsidR="00097EBC" w:rsidRDefault="00097EBC">
      <w:pPr>
        <w:spacing w:after="103" w:line="259" w:lineRule="auto"/>
        <w:ind w:left="721" w:firstLine="0"/>
        <w:jc w:val="left"/>
      </w:pPr>
    </w:p>
    <w:p w14:paraId="725F18E0" w14:textId="77777777" w:rsidR="00097EBC" w:rsidRDefault="00097EBC">
      <w:pPr>
        <w:spacing w:after="103" w:line="259" w:lineRule="auto"/>
        <w:ind w:left="721" w:firstLine="0"/>
        <w:jc w:val="left"/>
      </w:pPr>
    </w:p>
    <w:p w14:paraId="4A40EF31" w14:textId="77777777" w:rsidR="00097EBC" w:rsidRDefault="00097EBC">
      <w:pPr>
        <w:spacing w:after="103" w:line="259" w:lineRule="auto"/>
        <w:ind w:left="721" w:firstLine="0"/>
        <w:jc w:val="left"/>
      </w:pPr>
    </w:p>
    <w:p w14:paraId="050B3A0B" w14:textId="529642A2" w:rsidR="00B254C7" w:rsidRDefault="00864D89">
      <w:pPr>
        <w:numPr>
          <w:ilvl w:val="0"/>
          <w:numId w:val="7"/>
        </w:numPr>
        <w:ind w:left="706" w:right="12" w:hanging="360"/>
      </w:pPr>
      <w:r>
        <w:lastRenderedPageBreak/>
        <w:t xml:space="preserve">Record the </w:t>
      </w:r>
      <w:r>
        <w:rPr>
          <w:b/>
        </w:rPr>
        <w:t>SRC PORT</w:t>
      </w:r>
      <w:r>
        <w:t xml:space="preserve">, </w:t>
      </w:r>
      <w:r>
        <w:rPr>
          <w:b/>
        </w:rPr>
        <w:t>DEST PORT</w:t>
      </w:r>
      <w:r>
        <w:t xml:space="preserve">, </w:t>
      </w:r>
      <w:r>
        <w:rPr>
          <w:b/>
        </w:rPr>
        <w:t>SEQUENCE NUM</w:t>
      </w:r>
      <w:r>
        <w:t xml:space="preserve">, and </w:t>
      </w:r>
      <w:r>
        <w:rPr>
          <w:b/>
        </w:rPr>
        <w:t>ACK NUM</w:t>
      </w:r>
      <w:r>
        <w:t xml:space="preserve"> values. What is written in the field to the left of the </w:t>
      </w:r>
      <w:r>
        <w:rPr>
          <w:b/>
        </w:rPr>
        <w:t xml:space="preserve">WINDOW </w:t>
      </w:r>
      <w:r>
        <w:t xml:space="preserve">field? </w:t>
      </w:r>
      <w:r w:rsidR="00714A86">
        <w:t>\</w:t>
      </w:r>
    </w:p>
    <w:p w14:paraId="038DF9AF" w14:textId="1AECEA4F" w:rsidR="00714A86" w:rsidRDefault="005E6436" w:rsidP="00714A86">
      <w:pPr>
        <w:ind w:right="12"/>
      </w:pPr>
      <w:r>
        <w:rPr>
          <w:noProof/>
        </w:rPr>
        <mc:AlternateContent>
          <mc:Choice Requires="wps">
            <w:drawing>
              <wp:anchor distT="0" distB="0" distL="114300" distR="114300" simplePos="0" relativeHeight="251658270" behindDoc="0" locked="0" layoutInCell="1" allowOverlap="1" wp14:anchorId="32A658C1" wp14:editId="41A99AAE">
                <wp:simplePos x="0" y="0"/>
                <wp:positionH relativeFrom="column">
                  <wp:posOffset>3845987</wp:posOffset>
                </wp:positionH>
                <wp:positionV relativeFrom="paragraph">
                  <wp:posOffset>95432</wp:posOffset>
                </wp:positionV>
                <wp:extent cx="984250" cy="619760"/>
                <wp:effectExtent l="0" t="0" r="25400" b="256540"/>
                <wp:wrapNone/>
                <wp:docPr id="831938537" name="Speech Bubble: Rectangle 9"/>
                <wp:cNvGraphicFramePr/>
                <a:graphic xmlns:a="http://schemas.openxmlformats.org/drawingml/2006/main">
                  <a:graphicData uri="http://schemas.microsoft.com/office/word/2010/wordprocessingShape">
                    <wps:wsp>
                      <wps:cNvSpPr/>
                      <wps:spPr>
                        <a:xfrm>
                          <a:off x="0" y="0"/>
                          <a:ext cx="984250" cy="619760"/>
                        </a:xfrm>
                        <a:prstGeom prst="wedgeRectCallout">
                          <a:avLst>
                            <a:gd name="adj1" fmla="val -40569"/>
                            <a:gd name="adj2" fmla="val 84015"/>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DCCC98" w14:textId="15A0041F" w:rsidR="005E6436" w:rsidRDefault="005E6436" w:rsidP="005E6436">
                            <w:pPr>
                              <w:ind w:left="0"/>
                              <w:jc w:val="center"/>
                            </w:pPr>
                            <w:r>
                              <w:t>DEST PORT: 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658C1" id="_x0000_s1039" type="#_x0000_t61" style="position:absolute;left:0;text-align:left;margin-left:302.85pt;margin-top:7.5pt;width:77.5pt;height:48.8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" adj="2037,28947" filled="f" strokecolor="red" strokeweight="1.5pt">
                <v:textbox>
                  <w:txbxContent>
                    <w:p w14:paraId="59DCCC98" w14:textId="15A0041F" w:rsidR="005E6436" w:rsidRDefault="005E6436" w:rsidP="005E6436">
                      <w:pPr>
                        <w:ind w:left="0"/>
                        <w:jc w:val="center"/>
                      </w:pPr>
                      <w:r>
                        <w:t>DEST PORT: 80</w:t>
                      </w:r>
                    </w:p>
                  </w:txbxContent>
                </v:textbox>
              </v:shape>
            </w:pict>
          </mc:Fallback>
        </mc:AlternateContent>
      </w:r>
      <w:r w:rsidR="00714A86">
        <w:rPr>
          <w:noProof/>
        </w:rPr>
        <mc:AlternateContent>
          <mc:Choice Requires="wps">
            <w:drawing>
              <wp:anchor distT="0" distB="0" distL="114300" distR="114300" simplePos="0" relativeHeight="251658269" behindDoc="0" locked="0" layoutInCell="1" allowOverlap="1" wp14:anchorId="09C0C1E6" wp14:editId="330F0A75">
                <wp:simplePos x="0" y="0"/>
                <wp:positionH relativeFrom="column">
                  <wp:posOffset>1976820</wp:posOffset>
                </wp:positionH>
                <wp:positionV relativeFrom="paragraph">
                  <wp:posOffset>74023</wp:posOffset>
                </wp:positionV>
                <wp:extent cx="984250" cy="619760"/>
                <wp:effectExtent l="0" t="0" r="25400" b="256540"/>
                <wp:wrapNone/>
                <wp:docPr id="58757433" name="Speech Bubble: Rectangle 9"/>
                <wp:cNvGraphicFramePr/>
                <a:graphic xmlns:a="http://schemas.openxmlformats.org/drawingml/2006/main">
                  <a:graphicData uri="http://schemas.microsoft.com/office/word/2010/wordprocessingShape">
                    <wps:wsp>
                      <wps:cNvSpPr/>
                      <wps:spPr>
                        <a:xfrm>
                          <a:off x="0" y="0"/>
                          <a:ext cx="984250" cy="619760"/>
                        </a:xfrm>
                        <a:prstGeom prst="wedgeRectCallout">
                          <a:avLst>
                            <a:gd name="adj1" fmla="val -40569"/>
                            <a:gd name="adj2" fmla="val 84015"/>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66D58E" w14:textId="086EC0B8" w:rsidR="00714A86" w:rsidRDefault="00F20B4B" w:rsidP="00714A86">
                            <w:pPr>
                              <w:ind w:left="0"/>
                              <w:jc w:val="center"/>
                            </w:pPr>
                            <w:r>
                              <w:t xml:space="preserve">SRC </w:t>
                            </w:r>
                            <w:r w:rsidR="005E6436">
                              <w:t>PORT: 1025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0C1E6" id="_x0000_s1040" type="#_x0000_t61" style="position:absolute;left:0;text-align:left;margin-left:155.65pt;margin-top:5.85pt;width:77.5pt;height:48.8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" adj="2037,28947" filled="f" strokecolor="red" strokeweight="1.5pt">
                <v:textbox>
                  <w:txbxContent>
                    <w:p w14:paraId="7366D58E" w14:textId="086EC0B8" w:rsidR="00714A86" w:rsidRDefault="00F20B4B" w:rsidP="00714A86">
                      <w:pPr>
                        <w:ind w:left="0"/>
                        <w:jc w:val="center"/>
                      </w:pPr>
                      <w:r>
                        <w:t xml:space="preserve">SRC </w:t>
                      </w:r>
                      <w:r w:rsidR="005E6436">
                        <w:t>PORT: 1025</w:t>
                      </w:r>
                    </w:p>
                  </w:txbxContent>
                </v:textbox>
              </v:shape>
            </w:pict>
          </mc:Fallback>
        </mc:AlternateContent>
      </w:r>
    </w:p>
    <w:p w14:paraId="4D84CF19" w14:textId="77777777" w:rsidR="00714A86" w:rsidRDefault="00714A86" w:rsidP="00714A86">
      <w:pPr>
        <w:ind w:right="12"/>
      </w:pPr>
    </w:p>
    <w:p w14:paraId="246CB4AB" w14:textId="34617964" w:rsidR="00A80E6B" w:rsidRDefault="00A80E6B" w:rsidP="00A80E6B">
      <w:pPr>
        <w:ind w:right="12"/>
      </w:pPr>
    </w:p>
    <w:p w14:paraId="1ABE79B6" w14:textId="0B4893D4" w:rsidR="00B254C7" w:rsidRDefault="00BF621A">
      <w:pPr>
        <w:spacing w:after="103" w:line="259" w:lineRule="auto"/>
        <w:ind w:left="721" w:firstLine="0"/>
        <w:jc w:val="left"/>
      </w:pPr>
      <w:r>
        <w:rPr>
          <w:noProof/>
        </w:rPr>
        <mc:AlternateContent>
          <mc:Choice Requires="wps">
            <w:drawing>
              <wp:anchor distT="0" distB="0" distL="114300" distR="114300" simplePos="0" relativeHeight="251658285" behindDoc="0" locked="0" layoutInCell="1" allowOverlap="1" wp14:anchorId="44160930" wp14:editId="0EFC31E3">
                <wp:simplePos x="0" y="0"/>
                <wp:positionH relativeFrom="column">
                  <wp:posOffset>4224720</wp:posOffset>
                </wp:positionH>
                <wp:positionV relativeFrom="paragraph">
                  <wp:posOffset>887665</wp:posOffset>
                </wp:positionV>
                <wp:extent cx="989822" cy="432617"/>
                <wp:effectExtent l="190500" t="0" r="20320" b="24765"/>
                <wp:wrapNone/>
                <wp:docPr id="402608169" name="Speech Bubble: Rectangle 9"/>
                <wp:cNvGraphicFramePr/>
                <a:graphic xmlns:a="http://schemas.openxmlformats.org/drawingml/2006/main">
                  <a:graphicData uri="http://schemas.microsoft.com/office/word/2010/wordprocessingShape">
                    <wps:wsp>
                      <wps:cNvSpPr/>
                      <wps:spPr>
                        <a:xfrm>
                          <a:off x="0" y="0"/>
                          <a:ext cx="989822" cy="432617"/>
                        </a:xfrm>
                        <a:prstGeom prst="wedgeRectCallout">
                          <a:avLst>
                            <a:gd name="adj1" fmla="val -66165"/>
                            <a:gd name="adj2" fmla="val 46377"/>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03F25F" w14:textId="00999312" w:rsidR="00BF621A" w:rsidRDefault="00BF621A" w:rsidP="00BF621A">
                            <w:pPr>
                              <w:ind w:left="0"/>
                              <w:jc w:val="center"/>
                            </w:pPr>
                            <w:r>
                              <w:t>ACK NUM: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60930" id="_x0000_s1041" type="#_x0000_t61" style="position:absolute;left:0;text-align:left;margin-left:332.65pt;margin-top:69.9pt;width:77.95pt;height:34.0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" adj="-3492,20817" fillcolor="white [3212]" strokecolor="red" strokeweight="1.5pt">
                <v:textbox>
                  <w:txbxContent>
                    <w:p w14:paraId="3103F25F" w14:textId="00999312" w:rsidR="00BF621A" w:rsidRDefault="00BF621A" w:rsidP="00BF621A">
                      <w:pPr>
                        <w:ind w:left="0"/>
                        <w:jc w:val="center"/>
                      </w:pPr>
                      <w:r>
                        <w:t>ACK NUM: 0</w:t>
                      </w:r>
                    </w:p>
                  </w:txbxContent>
                </v:textbox>
              </v:shape>
            </w:pict>
          </mc:Fallback>
        </mc:AlternateContent>
      </w:r>
      <w:r w:rsidR="00E155CD">
        <w:rPr>
          <w:noProof/>
        </w:rPr>
        <mc:AlternateContent>
          <mc:Choice Requires="wps">
            <w:drawing>
              <wp:anchor distT="0" distB="0" distL="114300" distR="114300" simplePos="0" relativeHeight="251658273" behindDoc="0" locked="0" layoutInCell="1" allowOverlap="1" wp14:anchorId="631185D6" wp14:editId="5F71CF93">
                <wp:simplePos x="0" y="0"/>
                <wp:positionH relativeFrom="column">
                  <wp:posOffset>460595</wp:posOffset>
                </wp:positionH>
                <wp:positionV relativeFrom="paragraph">
                  <wp:posOffset>2422551</wp:posOffset>
                </wp:positionV>
                <wp:extent cx="1114425" cy="527050"/>
                <wp:effectExtent l="0" t="514350" r="885825" b="25400"/>
                <wp:wrapNone/>
                <wp:docPr id="361165516" name="Speech Bubble: Rectangle 9"/>
                <wp:cNvGraphicFramePr/>
                <a:graphic xmlns:a="http://schemas.openxmlformats.org/drawingml/2006/main">
                  <a:graphicData uri="http://schemas.microsoft.com/office/word/2010/wordprocessingShape">
                    <wps:wsp>
                      <wps:cNvSpPr/>
                      <wps:spPr>
                        <a:xfrm>
                          <a:off x="0" y="0"/>
                          <a:ext cx="1114425" cy="527050"/>
                        </a:xfrm>
                        <a:prstGeom prst="wedgeRectCallout">
                          <a:avLst>
                            <a:gd name="adj1" fmla="val 121925"/>
                            <a:gd name="adj2" fmla="val -13976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2A6125" w14:textId="720177B4" w:rsidR="00E155CD" w:rsidRDefault="00662D79" w:rsidP="00E155CD">
                            <w:pPr>
                              <w:ind w:left="0"/>
                              <w:jc w:val="center"/>
                            </w:pPr>
                            <w:r>
                              <w:t>FLAGS = SYN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5D6" id="_x0000_s1042" type="#_x0000_t61" style="position:absolute;left:0;text-align:left;margin-left:36.25pt;margin-top:190.75pt;width:87.75pt;height:41.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" adj="37136,-19389" fillcolor="white [3212]" strokecolor="red" strokeweight="1.5pt">
                <v:textbox>
                  <w:txbxContent>
                    <w:p w14:paraId="4F2A6125" w14:textId="720177B4" w:rsidR="00E155CD" w:rsidRDefault="00662D79" w:rsidP="00E155CD">
                      <w:pPr>
                        <w:ind w:left="0"/>
                        <w:jc w:val="center"/>
                      </w:pPr>
                      <w:r>
                        <w:t>FLAGS = SYN</w:t>
                      </w:r>
                    </w:p>
                  </w:txbxContent>
                </v:textbox>
              </v:shape>
            </w:pict>
          </mc:Fallback>
        </mc:AlternateContent>
      </w:r>
      <w:r w:rsidR="005E6436">
        <w:rPr>
          <w:noProof/>
        </w:rPr>
        <mc:AlternateContent>
          <mc:Choice Requires="wps">
            <w:drawing>
              <wp:anchor distT="0" distB="0" distL="114300" distR="114300" simplePos="0" relativeHeight="251658271" behindDoc="0" locked="0" layoutInCell="1" allowOverlap="1" wp14:anchorId="361A58E7" wp14:editId="527034B3">
                <wp:simplePos x="0" y="0"/>
                <wp:positionH relativeFrom="column">
                  <wp:posOffset>446599</wp:posOffset>
                </wp:positionH>
                <wp:positionV relativeFrom="paragraph">
                  <wp:posOffset>705718</wp:posOffset>
                </wp:positionV>
                <wp:extent cx="1114425" cy="527050"/>
                <wp:effectExtent l="0" t="0" r="695325" b="25400"/>
                <wp:wrapNone/>
                <wp:docPr id="1088313804" name="Speech Bubble: Rectangle 9"/>
                <wp:cNvGraphicFramePr/>
                <a:graphic xmlns:a="http://schemas.openxmlformats.org/drawingml/2006/main">
                  <a:graphicData uri="http://schemas.microsoft.com/office/word/2010/wordprocessingShape">
                    <wps:wsp>
                      <wps:cNvSpPr/>
                      <wps:spPr>
                        <a:xfrm>
                          <a:off x="0" y="0"/>
                          <a:ext cx="1114425" cy="527050"/>
                        </a:xfrm>
                        <a:prstGeom prst="wedgeRectCallout">
                          <a:avLst>
                            <a:gd name="adj1" fmla="val 106436"/>
                            <a:gd name="adj2" fmla="val -17608"/>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6901BA" w14:textId="391594D8" w:rsidR="005E6436" w:rsidRDefault="00AA6582" w:rsidP="005E6436">
                            <w:pPr>
                              <w:ind w:left="0"/>
                              <w:jc w:val="center"/>
                            </w:pPr>
                            <w:r>
                              <w:t>SEQUENCE NUM: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A58E7" id="_x0000_s1043" type="#_x0000_t61" style="position:absolute;left:0;text-align:left;margin-left:35.15pt;margin-top:55.55pt;width:87.75pt;height:41.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" adj="33790,6997" fillcolor="white [3212]" strokecolor="red" strokeweight="1.5pt">
                <v:textbox>
                  <w:txbxContent>
                    <w:p w14:paraId="4B6901BA" w14:textId="391594D8" w:rsidR="005E6436" w:rsidRDefault="00AA6582" w:rsidP="005E6436">
                      <w:pPr>
                        <w:ind w:left="0"/>
                        <w:jc w:val="center"/>
                      </w:pPr>
                      <w:r>
                        <w:t>SEQUENCE NUM: 0</w:t>
                      </w:r>
                    </w:p>
                  </w:txbxContent>
                </v:textbox>
              </v:shape>
            </w:pict>
          </mc:Fallback>
        </mc:AlternateContent>
      </w:r>
      <w:r w:rsidR="00F44302">
        <w:rPr>
          <w:noProof/>
        </w:rPr>
        <mc:AlternateContent>
          <mc:Choice Requires="wps">
            <w:drawing>
              <wp:anchor distT="0" distB="0" distL="114300" distR="114300" simplePos="0" relativeHeight="251658268" behindDoc="0" locked="0" layoutInCell="1" allowOverlap="1" wp14:anchorId="48DF87BF" wp14:editId="272D3A3F">
                <wp:simplePos x="0" y="0"/>
                <wp:positionH relativeFrom="margin">
                  <wp:posOffset>1808869</wp:posOffset>
                </wp:positionH>
                <wp:positionV relativeFrom="paragraph">
                  <wp:posOffset>1633285</wp:posOffset>
                </wp:positionV>
                <wp:extent cx="1128576" cy="303245"/>
                <wp:effectExtent l="0" t="0" r="14605" b="20955"/>
                <wp:wrapNone/>
                <wp:docPr id="1321621434" name="Rectangle 5"/>
                <wp:cNvGraphicFramePr/>
                <a:graphic xmlns:a="http://schemas.openxmlformats.org/drawingml/2006/main">
                  <a:graphicData uri="http://schemas.microsoft.com/office/word/2010/wordprocessingShape">
                    <wps:wsp>
                      <wps:cNvSpPr/>
                      <wps:spPr>
                        <a:xfrm>
                          <a:off x="0" y="0"/>
                          <a:ext cx="1128576" cy="30324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4A138" id="Rectangle 5" o:spid="_x0000_s1026" style="position:absolute;margin-left:142.45pt;margin-top:128.6pt;width:88.85pt;height:23.9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" filled="f" strokecolor="red" strokeweight="1.5pt">
                <v:stroke dashstyle="dash"/>
                <w10:wrap anchorx="margin"/>
              </v:rect>
            </w:pict>
          </mc:Fallback>
        </mc:AlternateContent>
      </w:r>
      <w:r w:rsidR="00F44302">
        <w:rPr>
          <w:noProof/>
        </w:rPr>
        <mc:AlternateContent>
          <mc:Choice Requires="wps">
            <w:drawing>
              <wp:anchor distT="0" distB="0" distL="114300" distR="114300" simplePos="0" relativeHeight="251658267" behindDoc="0" locked="0" layoutInCell="1" allowOverlap="1" wp14:anchorId="04A760C5" wp14:editId="22550C7B">
                <wp:simplePos x="0" y="0"/>
                <wp:positionH relativeFrom="margin">
                  <wp:posOffset>1804203</wp:posOffset>
                </wp:positionH>
                <wp:positionV relativeFrom="paragraph">
                  <wp:posOffset>1143428</wp:posOffset>
                </wp:positionV>
                <wp:extent cx="2234682" cy="284583"/>
                <wp:effectExtent l="0" t="0" r="13335" b="20320"/>
                <wp:wrapNone/>
                <wp:docPr id="1566259962" name="Rectangle 5"/>
                <wp:cNvGraphicFramePr/>
                <a:graphic xmlns:a="http://schemas.openxmlformats.org/drawingml/2006/main">
                  <a:graphicData uri="http://schemas.microsoft.com/office/word/2010/wordprocessingShape">
                    <wps:wsp>
                      <wps:cNvSpPr/>
                      <wps:spPr>
                        <a:xfrm>
                          <a:off x="0" y="0"/>
                          <a:ext cx="2234682" cy="284583"/>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205C5" id="Rectangle 5" o:spid="_x0000_s1026" style="position:absolute;margin-left:142.05pt;margin-top:90.05pt;width:175.95pt;height:22.4pt;z-index:251658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" filled="f" strokecolor="red" strokeweight="1.5pt">
                <v:stroke dashstyle="dash"/>
                <w10:wrap anchorx="margin"/>
              </v:rect>
            </w:pict>
          </mc:Fallback>
        </mc:AlternateContent>
      </w:r>
      <w:r w:rsidR="00F44302">
        <w:rPr>
          <w:noProof/>
        </w:rPr>
        <mc:AlternateContent>
          <mc:Choice Requires="wps">
            <w:drawing>
              <wp:anchor distT="0" distB="0" distL="114300" distR="114300" simplePos="0" relativeHeight="251658266" behindDoc="0" locked="0" layoutInCell="1" allowOverlap="1" wp14:anchorId="10DF00B0" wp14:editId="5C9620EA">
                <wp:simplePos x="0" y="0"/>
                <wp:positionH relativeFrom="margin">
                  <wp:posOffset>2187821</wp:posOffset>
                </wp:positionH>
                <wp:positionV relativeFrom="paragraph">
                  <wp:posOffset>721334</wp:posOffset>
                </wp:positionV>
                <wp:extent cx="1488233" cy="303245"/>
                <wp:effectExtent l="0" t="0" r="17145" b="20955"/>
                <wp:wrapNone/>
                <wp:docPr id="1191907726" name="Rectangle 5"/>
                <wp:cNvGraphicFramePr/>
                <a:graphic xmlns:a="http://schemas.openxmlformats.org/drawingml/2006/main">
                  <a:graphicData uri="http://schemas.microsoft.com/office/word/2010/wordprocessingShape">
                    <wps:wsp>
                      <wps:cNvSpPr/>
                      <wps:spPr>
                        <a:xfrm>
                          <a:off x="0" y="0"/>
                          <a:ext cx="1488233" cy="30324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60862" id="Rectangle 5" o:spid="_x0000_s1026" style="position:absolute;margin-left:172.25pt;margin-top:56.8pt;width:117.2pt;height:23.9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" filled="f" strokecolor="red" strokeweight="1.5pt">
                <v:stroke dashstyle="dash"/>
                <w10:wrap anchorx="margin"/>
              </v:rect>
            </w:pict>
          </mc:Fallback>
        </mc:AlternateContent>
      </w:r>
      <w:r w:rsidR="00F44302">
        <w:rPr>
          <w:noProof/>
        </w:rPr>
        <mc:AlternateContent>
          <mc:Choice Requires="wps">
            <w:drawing>
              <wp:anchor distT="0" distB="0" distL="114300" distR="114300" simplePos="0" relativeHeight="251658265" behindDoc="0" locked="0" layoutInCell="1" allowOverlap="1" wp14:anchorId="13884BA7" wp14:editId="01DA76B2">
                <wp:simplePos x="0" y="0"/>
                <wp:positionH relativeFrom="margin">
                  <wp:posOffset>3395073</wp:posOffset>
                </wp:positionH>
                <wp:positionV relativeFrom="paragraph">
                  <wp:posOffset>275680</wp:posOffset>
                </wp:positionV>
                <wp:extent cx="1488233" cy="303245"/>
                <wp:effectExtent l="0" t="0" r="17145" b="20955"/>
                <wp:wrapNone/>
                <wp:docPr id="486928112" name="Rectangle 5"/>
                <wp:cNvGraphicFramePr/>
                <a:graphic xmlns:a="http://schemas.openxmlformats.org/drawingml/2006/main">
                  <a:graphicData uri="http://schemas.microsoft.com/office/word/2010/wordprocessingShape">
                    <wps:wsp>
                      <wps:cNvSpPr/>
                      <wps:spPr>
                        <a:xfrm>
                          <a:off x="0" y="0"/>
                          <a:ext cx="1488233" cy="30324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D196C" id="Rectangle 5" o:spid="_x0000_s1026" style="position:absolute;margin-left:267.35pt;margin-top:21.7pt;width:117.2pt;height:23.9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" filled="f" strokecolor="red" strokeweight="1.5pt">
                <v:stroke dashstyle="dash"/>
                <w10:wrap anchorx="margin"/>
              </v:rect>
            </w:pict>
          </mc:Fallback>
        </mc:AlternateContent>
      </w:r>
      <w:r w:rsidR="00F44302">
        <w:rPr>
          <w:noProof/>
        </w:rPr>
        <mc:AlternateContent>
          <mc:Choice Requires="wps">
            <w:drawing>
              <wp:anchor distT="0" distB="0" distL="114300" distR="114300" simplePos="0" relativeHeight="251658264" behindDoc="0" locked="0" layoutInCell="1" allowOverlap="1" wp14:anchorId="253ABFAC" wp14:editId="18360F84">
                <wp:simplePos x="0" y="0"/>
                <wp:positionH relativeFrom="margin">
                  <wp:posOffset>1057754</wp:posOffset>
                </wp:positionH>
                <wp:positionV relativeFrom="paragraph">
                  <wp:posOffset>275680</wp:posOffset>
                </wp:positionV>
                <wp:extent cx="1376266" cy="312575"/>
                <wp:effectExtent l="0" t="0" r="14605" b="11430"/>
                <wp:wrapNone/>
                <wp:docPr id="362153460" name="Rectangle 5"/>
                <wp:cNvGraphicFramePr/>
                <a:graphic xmlns:a="http://schemas.openxmlformats.org/drawingml/2006/main">
                  <a:graphicData uri="http://schemas.microsoft.com/office/word/2010/wordprocessingShape">
                    <wps:wsp>
                      <wps:cNvSpPr/>
                      <wps:spPr>
                        <a:xfrm>
                          <a:off x="0" y="0"/>
                          <a:ext cx="1376266" cy="31257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D18AD" id="Rectangle 5" o:spid="_x0000_s1026" style="position:absolute;margin-left:83.3pt;margin-top:21.7pt;width:108.35pt;height:24.6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" filled="f" strokecolor="red" strokeweight="1.5pt">
                <v:stroke dashstyle="dash"/>
                <w10:wrap anchorx="margin"/>
              </v:rect>
            </w:pict>
          </mc:Fallback>
        </mc:AlternateContent>
      </w:r>
      <w:r w:rsidR="00864D89">
        <w:t xml:space="preserve"> </w:t>
      </w:r>
      <w:r w:rsidR="006C0AF9" w:rsidRPr="006C0AF9">
        <w:drawing>
          <wp:inline distT="0" distB="0" distL="0" distR="0" wp14:anchorId="071BDF3F" wp14:editId="002E35A6">
            <wp:extent cx="5191850" cy="3277057"/>
            <wp:effectExtent l="0" t="0" r="8890" b="0"/>
            <wp:docPr id="2125026325"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26325" name="Picture 1" descr="A white rectangular object with black text&#10;&#10;Description automatically generated"/>
                    <pic:cNvPicPr/>
                  </pic:nvPicPr>
                  <pic:blipFill>
                    <a:blip r:embed="rId43"/>
                    <a:stretch>
                      <a:fillRect/>
                    </a:stretch>
                  </pic:blipFill>
                  <pic:spPr>
                    <a:xfrm>
                      <a:off x="0" y="0"/>
                      <a:ext cx="5191850" cy="3277057"/>
                    </a:xfrm>
                    <a:prstGeom prst="rect">
                      <a:avLst/>
                    </a:prstGeom>
                  </pic:spPr>
                </pic:pic>
              </a:graphicData>
            </a:graphic>
          </wp:inline>
        </w:drawing>
      </w:r>
    </w:p>
    <w:p w14:paraId="184FFA0F" w14:textId="756010EA" w:rsidR="00B254C7" w:rsidRDefault="00864D89">
      <w:pPr>
        <w:numPr>
          <w:ilvl w:val="0"/>
          <w:numId w:val="7"/>
        </w:numPr>
        <w:ind w:left="706" w:right="12" w:hanging="360"/>
      </w:pPr>
      <w:r>
        <w:t xml:space="preserve">Close the PDU and click </w:t>
      </w:r>
      <w:r>
        <w:rPr>
          <w:b/>
        </w:rPr>
        <w:t xml:space="preserve">Capture/Forward </w:t>
      </w:r>
      <w:r>
        <w:t xml:space="preserve">until a PDU returns to the </w:t>
      </w:r>
      <w:r>
        <w:rPr>
          <w:b/>
        </w:rPr>
        <w:t>HTTP Client</w:t>
      </w:r>
      <w:r>
        <w:t xml:space="preserve"> with a checkmark. </w:t>
      </w:r>
    </w:p>
    <w:p w14:paraId="498E975E" w14:textId="7A723CA2" w:rsidR="006C0AF9" w:rsidRDefault="00B87BEB" w:rsidP="006C0AF9">
      <w:pPr>
        <w:ind w:left="706" w:right="12" w:firstLine="0"/>
      </w:pPr>
      <w:r>
        <w:rPr>
          <w:noProof/>
        </w:rPr>
        <mc:AlternateContent>
          <mc:Choice Requires="wps">
            <w:drawing>
              <wp:anchor distT="0" distB="0" distL="114300" distR="114300" simplePos="0" relativeHeight="251658275" behindDoc="0" locked="0" layoutInCell="1" allowOverlap="1" wp14:anchorId="1EF742C9" wp14:editId="5347D0C6">
                <wp:simplePos x="0" y="0"/>
                <wp:positionH relativeFrom="column">
                  <wp:posOffset>395281</wp:posOffset>
                </wp:positionH>
                <wp:positionV relativeFrom="paragraph">
                  <wp:posOffset>297141</wp:posOffset>
                </wp:positionV>
                <wp:extent cx="1114425" cy="527050"/>
                <wp:effectExtent l="0" t="0" r="28575" b="444500"/>
                <wp:wrapNone/>
                <wp:docPr id="1203393" name="Speech Bubble: Rectangle 9"/>
                <wp:cNvGraphicFramePr/>
                <a:graphic xmlns:a="http://schemas.openxmlformats.org/drawingml/2006/main">
                  <a:graphicData uri="http://schemas.microsoft.com/office/word/2010/wordprocessingShape">
                    <wps:wsp>
                      <wps:cNvSpPr/>
                      <wps:spPr>
                        <a:xfrm>
                          <a:off x="0" y="0"/>
                          <a:ext cx="1114425" cy="527050"/>
                        </a:xfrm>
                        <a:prstGeom prst="wedgeRectCallout">
                          <a:avLst>
                            <a:gd name="adj1" fmla="val 37362"/>
                            <a:gd name="adj2" fmla="val 124020"/>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AEFE03" w14:textId="56507AA9" w:rsidR="00B87BEB" w:rsidRDefault="00AD136B" w:rsidP="00B87BEB">
                            <w:pPr>
                              <w:ind w:left="0"/>
                              <w:jc w:val="center"/>
                            </w:pPr>
                            <w:r>
                              <w:t>HTTP Client with benchmark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742C9" id="_x0000_s1044" type="#_x0000_t61" style="position:absolute;left:0;text-align:left;margin-left:31.1pt;margin-top:23.4pt;width:87.75pt;height:41.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" adj="18870,37588" filled="f" strokecolor="red" strokeweight="1.5pt">
                <v:textbox>
                  <w:txbxContent>
                    <w:p w14:paraId="0BAEFE03" w14:textId="56507AA9" w:rsidR="00B87BEB" w:rsidRDefault="00AD136B" w:rsidP="00B87BEB">
                      <w:pPr>
                        <w:ind w:left="0"/>
                        <w:jc w:val="center"/>
                      </w:pPr>
                      <w:r>
                        <w:t>HTTP Client with benchmark</w:t>
                      </w:r>
                    </w:p>
                  </w:txbxContent>
                </v:textbox>
              </v:shape>
            </w:pict>
          </mc:Fallback>
        </mc:AlternateContent>
      </w:r>
      <w:r>
        <w:rPr>
          <w:noProof/>
        </w:rPr>
        <mc:AlternateContent>
          <mc:Choice Requires="wps">
            <w:drawing>
              <wp:anchor distT="0" distB="0" distL="114300" distR="114300" simplePos="0" relativeHeight="251658274" behindDoc="0" locked="0" layoutInCell="1" allowOverlap="1" wp14:anchorId="0AA2A04E" wp14:editId="3CD8AAC3">
                <wp:simplePos x="0" y="0"/>
                <wp:positionH relativeFrom="margin">
                  <wp:posOffset>1062419</wp:posOffset>
                </wp:positionH>
                <wp:positionV relativeFrom="paragraph">
                  <wp:posOffset>1248863</wp:posOffset>
                </wp:positionV>
                <wp:extent cx="904525" cy="503853"/>
                <wp:effectExtent l="0" t="0" r="10160" b="10795"/>
                <wp:wrapNone/>
                <wp:docPr id="875720914" name="Rectangle 5"/>
                <wp:cNvGraphicFramePr/>
                <a:graphic xmlns:a="http://schemas.openxmlformats.org/drawingml/2006/main">
                  <a:graphicData uri="http://schemas.microsoft.com/office/word/2010/wordprocessingShape">
                    <wps:wsp>
                      <wps:cNvSpPr/>
                      <wps:spPr>
                        <a:xfrm>
                          <a:off x="0" y="0"/>
                          <a:ext cx="904525" cy="503853"/>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818FF" id="Rectangle 5" o:spid="_x0000_s1026" style="position:absolute;margin-left:83.65pt;margin-top:98.35pt;width:71.2pt;height:39.65pt;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" filled="f" strokecolor="red" strokeweight="1.5pt">
                <v:stroke dashstyle="dash"/>
                <w10:wrap anchorx="margin"/>
              </v:rect>
            </w:pict>
          </mc:Fallback>
        </mc:AlternateContent>
      </w:r>
      <w:r w:rsidR="0063002C" w:rsidRPr="0063002C">
        <w:drawing>
          <wp:inline distT="0" distB="0" distL="0" distR="0" wp14:anchorId="7FC7E02C" wp14:editId="28C3FA2B">
            <wp:extent cx="3774233" cy="2898541"/>
            <wp:effectExtent l="0" t="0" r="0" b="0"/>
            <wp:docPr id="975820817"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0817" name="Picture 1" descr="A diagram of a computer network&#10;&#10;Description automatically generated"/>
                    <pic:cNvPicPr/>
                  </pic:nvPicPr>
                  <pic:blipFill>
                    <a:blip r:embed="rId44"/>
                    <a:stretch>
                      <a:fillRect/>
                    </a:stretch>
                  </pic:blipFill>
                  <pic:spPr>
                    <a:xfrm>
                      <a:off x="0" y="0"/>
                      <a:ext cx="3777761" cy="2901250"/>
                    </a:xfrm>
                    <a:prstGeom prst="rect">
                      <a:avLst/>
                    </a:prstGeom>
                  </pic:spPr>
                </pic:pic>
              </a:graphicData>
            </a:graphic>
          </wp:inline>
        </w:drawing>
      </w:r>
    </w:p>
    <w:p w14:paraId="079D6927" w14:textId="33AA22EF" w:rsidR="0063002C" w:rsidRDefault="0063002C" w:rsidP="006C0AF9">
      <w:pPr>
        <w:ind w:left="706" w:right="12" w:firstLine="0"/>
      </w:pPr>
    </w:p>
    <w:p w14:paraId="7CFF5277" w14:textId="77777777" w:rsidR="00097EBC" w:rsidRDefault="00097EBC" w:rsidP="006C0AF9">
      <w:pPr>
        <w:ind w:left="706" w:right="12" w:firstLine="0"/>
      </w:pPr>
    </w:p>
    <w:p w14:paraId="4F38DB1A" w14:textId="12A3EEBA" w:rsidR="00B254C7" w:rsidRDefault="00EE1BC5">
      <w:pPr>
        <w:numPr>
          <w:ilvl w:val="0"/>
          <w:numId w:val="7"/>
        </w:numPr>
        <w:ind w:left="706" w:right="12" w:hanging="360"/>
      </w:pPr>
      <w:r>
        <w:rPr>
          <w:noProof/>
        </w:rPr>
        <w:lastRenderedPageBreak/>
        <mc:AlternateContent>
          <mc:Choice Requires="wps">
            <w:drawing>
              <wp:anchor distT="0" distB="0" distL="114300" distR="114300" simplePos="0" relativeHeight="251658284" behindDoc="0" locked="0" layoutInCell="1" allowOverlap="1" wp14:anchorId="4B0115BB" wp14:editId="778B0578">
                <wp:simplePos x="0" y="0"/>
                <wp:positionH relativeFrom="column">
                  <wp:posOffset>4510081</wp:posOffset>
                </wp:positionH>
                <wp:positionV relativeFrom="paragraph">
                  <wp:posOffset>261231</wp:posOffset>
                </wp:positionV>
                <wp:extent cx="1520890" cy="619760"/>
                <wp:effectExtent l="0" t="0" r="22225" b="256540"/>
                <wp:wrapNone/>
                <wp:docPr id="841539794" name="Speech Bubble: Rectangle 9"/>
                <wp:cNvGraphicFramePr/>
                <a:graphic xmlns:a="http://schemas.openxmlformats.org/drawingml/2006/main">
                  <a:graphicData uri="http://schemas.microsoft.com/office/word/2010/wordprocessingShape">
                    <wps:wsp>
                      <wps:cNvSpPr/>
                      <wps:spPr>
                        <a:xfrm>
                          <a:off x="0" y="0"/>
                          <a:ext cx="1520890" cy="619760"/>
                        </a:xfrm>
                        <a:prstGeom prst="wedgeRectCallout">
                          <a:avLst>
                            <a:gd name="adj1" fmla="val -40569"/>
                            <a:gd name="adj2" fmla="val 84015"/>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DCA539" w14:textId="1421B4BE" w:rsidR="00EE1BC5" w:rsidRDefault="00EE1BC5" w:rsidP="00EE1BC5">
                            <w:pPr>
                              <w:ind w:left="0"/>
                              <w:jc w:val="center"/>
                            </w:pPr>
                            <w:r>
                              <w:t>DEST PORT: 1025</w:t>
                            </w:r>
                            <w:r>
                              <w:br/>
                              <w:t>(re</w:t>
                            </w:r>
                            <w:r w:rsidR="00BF621A">
                              <w:t>vers</w:t>
                            </w:r>
                            <w:r>
                              <w: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115BB" id="_x0000_s1045" type="#_x0000_t61" style="position:absolute;left:0;text-align:left;margin-left:355.1pt;margin-top:20.55pt;width:119.75pt;height:48.8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" adj="2037,28947" filled="f" strokecolor="red" strokeweight="1.5pt">
                <v:textbox>
                  <w:txbxContent>
                    <w:p w14:paraId="6DDCA539" w14:textId="1421B4BE" w:rsidR="00EE1BC5" w:rsidRDefault="00EE1BC5" w:rsidP="00EE1BC5">
                      <w:pPr>
                        <w:ind w:left="0"/>
                        <w:jc w:val="center"/>
                      </w:pPr>
                      <w:r>
                        <w:t>DEST PORT: 1025</w:t>
                      </w:r>
                      <w:r>
                        <w:br/>
                        <w:t>(re</w:t>
                      </w:r>
                      <w:r w:rsidR="00BF621A">
                        <w:t>vers</w:t>
                      </w:r>
                      <w:r>
                        <w:t>ed)</w:t>
                      </w:r>
                    </w:p>
                  </w:txbxContent>
                </v:textbox>
              </v:shape>
            </w:pict>
          </mc:Fallback>
        </mc:AlternateContent>
      </w:r>
      <w:r w:rsidR="008A74F2">
        <w:rPr>
          <w:noProof/>
        </w:rPr>
        <mc:AlternateContent>
          <mc:Choice Requires="wps">
            <w:drawing>
              <wp:anchor distT="0" distB="0" distL="114300" distR="114300" simplePos="0" relativeHeight="251658283" behindDoc="0" locked="0" layoutInCell="1" allowOverlap="1" wp14:anchorId="758593FC" wp14:editId="38AA0DE5">
                <wp:simplePos x="0" y="0"/>
                <wp:positionH relativeFrom="column">
                  <wp:posOffset>1808869</wp:posOffset>
                </wp:positionH>
                <wp:positionV relativeFrom="paragraph">
                  <wp:posOffset>228574</wp:posOffset>
                </wp:positionV>
                <wp:extent cx="1180193" cy="619760"/>
                <wp:effectExtent l="0" t="0" r="20320" b="256540"/>
                <wp:wrapNone/>
                <wp:docPr id="1715409904" name="Speech Bubble: Rectangle 9"/>
                <wp:cNvGraphicFramePr/>
                <a:graphic xmlns:a="http://schemas.openxmlformats.org/drawingml/2006/main">
                  <a:graphicData uri="http://schemas.microsoft.com/office/word/2010/wordprocessingShape">
                    <wps:wsp>
                      <wps:cNvSpPr/>
                      <wps:spPr>
                        <a:xfrm>
                          <a:off x="0" y="0"/>
                          <a:ext cx="1180193" cy="619760"/>
                        </a:xfrm>
                        <a:prstGeom prst="wedgeRectCallout">
                          <a:avLst>
                            <a:gd name="adj1" fmla="val -40569"/>
                            <a:gd name="adj2" fmla="val 84015"/>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4B6939" w14:textId="12CE2264" w:rsidR="008A74F2" w:rsidRDefault="008A74F2" w:rsidP="008A74F2">
                            <w:pPr>
                              <w:ind w:left="0"/>
                              <w:jc w:val="center"/>
                            </w:pPr>
                            <w:r>
                              <w:t>SRC PORT: 80</w:t>
                            </w:r>
                            <w:r>
                              <w:br/>
                              <w:t>(re</w:t>
                            </w:r>
                            <w:r w:rsidR="00E21C75">
                              <w:t>versed</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593FC" id="_x0000_s1046" type="#_x0000_t61" style="position:absolute;left:0;text-align:left;margin-left:142.45pt;margin-top:18pt;width:92.95pt;height:48.8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" adj="2037,28947" filled="f" strokecolor="red" strokeweight="1.5pt">
                <v:textbox>
                  <w:txbxContent>
                    <w:p w14:paraId="444B6939" w14:textId="12CE2264" w:rsidR="008A74F2" w:rsidRDefault="008A74F2" w:rsidP="008A74F2">
                      <w:pPr>
                        <w:ind w:left="0"/>
                        <w:jc w:val="center"/>
                      </w:pPr>
                      <w:r>
                        <w:t>SRC PORT: 80</w:t>
                      </w:r>
                      <w:r>
                        <w:br/>
                        <w:t>(re</w:t>
                      </w:r>
                      <w:r w:rsidR="00E21C75">
                        <w:t>versed</w:t>
                      </w:r>
                      <w:r>
                        <w:t>)</w:t>
                      </w:r>
                    </w:p>
                  </w:txbxContent>
                </v:textbox>
              </v:shape>
            </w:pict>
          </mc:Fallback>
        </mc:AlternateContent>
      </w:r>
      <w:r w:rsidR="00864D89">
        <w:t xml:space="preserve">Click the PDU envelope and select </w:t>
      </w:r>
      <w:r w:rsidR="00864D89">
        <w:rPr>
          <w:b/>
        </w:rPr>
        <w:t>Inbound PDU Details</w:t>
      </w:r>
      <w:r w:rsidR="00864D89">
        <w:t xml:space="preserve">. How are the port and sequence numbers different than before? </w:t>
      </w:r>
    </w:p>
    <w:p w14:paraId="323B1521" w14:textId="77777777" w:rsidR="008A74F2" w:rsidRDefault="008A74F2" w:rsidP="008A74F2">
      <w:pPr>
        <w:ind w:right="12"/>
      </w:pPr>
    </w:p>
    <w:p w14:paraId="4D9B9ED8" w14:textId="794886F6" w:rsidR="008A74F2" w:rsidRDefault="008A74F2" w:rsidP="008A74F2">
      <w:pPr>
        <w:ind w:right="12"/>
      </w:pPr>
    </w:p>
    <w:p w14:paraId="533A637D" w14:textId="42C2E427" w:rsidR="00B254C7" w:rsidRDefault="00C56D8E">
      <w:pPr>
        <w:spacing w:after="103" w:line="259" w:lineRule="auto"/>
        <w:ind w:left="721" w:firstLine="0"/>
        <w:jc w:val="left"/>
      </w:pPr>
      <w:r>
        <w:rPr>
          <w:noProof/>
        </w:rPr>
        <mc:AlternateContent>
          <mc:Choice Requires="wps">
            <w:drawing>
              <wp:anchor distT="0" distB="0" distL="114300" distR="114300" simplePos="0" relativeHeight="251658287" behindDoc="0" locked="0" layoutInCell="1" allowOverlap="1" wp14:anchorId="0957ED21" wp14:editId="59AE1391">
                <wp:simplePos x="0" y="0"/>
                <wp:positionH relativeFrom="column">
                  <wp:posOffset>4632157</wp:posOffset>
                </wp:positionH>
                <wp:positionV relativeFrom="paragraph">
                  <wp:posOffset>965096</wp:posOffset>
                </wp:positionV>
                <wp:extent cx="989330" cy="488600"/>
                <wp:effectExtent l="266700" t="0" r="20320" b="26035"/>
                <wp:wrapNone/>
                <wp:docPr id="110099544" name="Speech Bubble: Rectangle 9"/>
                <wp:cNvGraphicFramePr/>
                <a:graphic xmlns:a="http://schemas.openxmlformats.org/drawingml/2006/main">
                  <a:graphicData uri="http://schemas.microsoft.com/office/word/2010/wordprocessingShape">
                    <wps:wsp>
                      <wps:cNvSpPr/>
                      <wps:spPr>
                        <a:xfrm>
                          <a:off x="0" y="0"/>
                          <a:ext cx="989330" cy="488600"/>
                        </a:xfrm>
                        <a:prstGeom prst="wedgeRectCallout">
                          <a:avLst>
                            <a:gd name="adj1" fmla="val -72767"/>
                            <a:gd name="adj2" fmla="val 33124"/>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5D32B2" w14:textId="6B4A9626" w:rsidR="00A66A4A" w:rsidRDefault="00A66A4A" w:rsidP="00A66A4A">
                            <w:pPr>
                              <w:ind w:left="0"/>
                              <w:jc w:val="center"/>
                            </w:pPr>
                            <w:r>
                              <w:t>ACK NUM: 1</w:t>
                            </w:r>
                          </w:p>
                          <w:p w14:paraId="1D41278F" w14:textId="59DDDD4D" w:rsidR="00A66A4A" w:rsidRDefault="00A66A4A" w:rsidP="00A66A4A">
                            <w:pPr>
                              <w:ind w:left="0"/>
                              <w:jc w:val="center"/>
                            </w:pPr>
                            <w:r>
                              <w:t>(changed)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7ED21" id="_x0000_s1047" type="#_x0000_t61" style="position:absolute;left:0;text-align:left;margin-left:364.75pt;margin-top:76pt;width:77.9pt;height:38.4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" adj="-4918,17955" fillcolor="white [3212]" strokecolor="red" strokeweight="1.5pt">
                <v:textbox>
                  <w:txbxContent>
                    <w:p w14:paraId="365D32B2" w14:textId="6B4A9626" w:rsidR="00A66A4A" w:rsidRDefault="00A66A4A" w:rsidP="00A66A4A">
                      <w:pPr>
                        <w:ind w:left="0"/>
                        <w:jc w:val="center"/>
                      </w:pPr>
                      <w:r>
                        <w:t>ACK NUM: 1</w:t>
                      </w:r>
                    </w:p>
                    <w:p w14:paraId="1D41278F" w14:textId="59DDDD4D" w:rsidR="00A66A4A" w:rsidRDefault="00A66A4A" w:rsidP="00A66A4A">
                      <w:pPr>
                        <w:ind w:left="0"/>
                        <w:jc w:val="center"/>
                      </w:pPr>
                      <w:r>
                        <w:t>(changed)</w:t>
                      </w:r>
                    </w:p>
                  </w:txbxContent>
                </v:textbox>
              </v:shape>
            </w:pict>
          </mc:Fallback>
        </mc:AlternateContent>
      </w:r>
      <w:r w:rsidR="00A66A4A">
        <w:rPr>
          <w:noProof/>
        </w:rPr>
        <mc:AlternateContent>
          <mc:Choice Requires="wps">
            <w:drawing>
              <wp:anchor distT="0" distB="0" distL="114300" distR="114300" simplePos="0" relativeHeight="251658288" behindDoc="0" locked="0" layoutInCell="1" allowOverlap="1" wp14:anchorId="545223E8" wp14:editId="4182984C">
                <wp:simplePos x="0" y="0"/>
                <wp:positionH relativeFrom="column">
                  <wp:posOffset>2886554</wp:posOffset>
                </wp:positionH>
                <wp:positionV relativeFrom="paragraph">
                  <wp:posOffset>2482487</wp:posOffset>
                </wp:positionV>
                <wp:extent cx="1548765" cy="281940"/>
                <wp:effectExtent l="38100" t="571500" r="13335" b="22860"/>
                <wp:wrapNone/>
                <wp:docPr id="1314278910" name="Speech Bubble: Rectangle 9"/>
                <wp:cNvGraphicFramePr/>
                <a:graphic xmlns:a="http://schemas.openxmlformats.org/drawingml/2006/main">
                  <a:graphicData uri="http://schemas.microsoft.com/office/word/2010/wordprocessingShape">
                    <wps:wsp>
                      <wps:cNvSpPr/>
                      <wps:spPr>
                        <a:xfrm>
                          <a:off x="0" y="0"/>
                          <a:ext cx="1548765" cy="281940"/>
                        </a:xfrm>
                        <a:prstGeom prst="wedgeRectCallout">
                          <a:avLst>
                            <a:gd name="adj1" fmla="val -50678"/>
                            <a:gd name="adj2" fmla="val -239045"/>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809AC4" w14:textId="2FAC0B0C" w:rsidR="00A66A4A" w:rsidRDefault="00A66A4A" w:rsidP="00A66A4A">
                            <w:pPr>
                              <w:ind w:left="0"/>
                              <w:jc w:val="center"/>
                            </w:pPr>
                            <w:r>
                              <w:t>FLAGS = SYN</w:t>
                            </w:r>
                            <w:r w:rsidR="00F94914">
                              <w:t xml:space="preserve"> + 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223E8" id="_x0000_s1048" type="#_x0000_t61" style="position:absolute;left:0;text-align:left;margin-left:227.3pt;margin-top:195.45pt;width:121.95pt;height:22.2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" adj="-146,-40834" fillcolor="white [3212]" strokecolor="red" strokeweight="1.5pt">
                <v:textbox>
                  <w:txbxContent>
                    <w:p w14:paraId="36809AC4" w14:textId="2FAC0B0C" w:rsidR="00A66A4A" w:rsidRDefault="00A66A4A" w:rsidP="00A66A4A">
                      <w:pPr>
                        <w:ind w:left="0"/>
                        <w:jc w:val="center"/>
                      </w:pPr>
                      <w:r>
                        <w:t>FLAGS = SYN</w:t>
                      </w:r>
                      <w:r w:rsidR="00F94914">
                        <w:t xml:space="preserve"> + ACK</w:t>
                      </w:r>
                    </w:p>
                  </w:txbxContent>
                </v:textbox>
              </v:shape>
            </w:pict>
          </mc:Fallback>
        </mc:AlternateContent>
      </w:r>
      <w:r w:rsidR="00BF621A">
        <w:rPr>
          <w:noProof/>
        </w:rPr>
        <mc:AlternateContent>
          <mc:Choice Requires="wps">
            <w:drawing>
              <wp:anchor distT="0" distB="0" distL="114300" distR="114300" simplePos="0" relativeHeight="251658286" behindDoc="0" locked="0" layoutInCell="1" allowOverlap="1" wp14:anchorId="2DCC11D4" wp14:editId="5AAB67C8">
                <wp:simplePos x="0" y="0"/>
                <wp:positionH relativeFrom="column">
                  <wp:posOffset>502583</wp:posOffset>
                </wp:positionH>
                <wp:positionV relativeFrom="paragraph">
                  <wp:posOffset>717835</wp:posOffset>
                </wp:positionV>
                <wp:extent cx="1417320" cy="527050"/>
                <wp:effectExtent l="0" t="0" r="621030" b="25400"/>
                <wp:wrapNone/>
                <wp:docPr id="1431412631" name="Speech Bubble: Rectangle 9"/>
                <wp:cNvGraphicFramePr/>
                <a:graphic xmlns:a="http://schemas.openxmlformats.org/drawingml/2006/main">
                  <a:graphicData uri="http://schemas.microsoft.com/office/word/2010/wordprocessingShape">
                    <wps:wsp>
                      <wps:cNvSpPr/>
                      <wps:spPr>
                        <a:xfrm>
                          <a:off x="0" y="0"/>
                          <a:ext cx="1417320" cy="527050"/>
                        </a:xfrm>
                        <a:prstGeom prst="wedgeRectCallout">
                          <a:avLst>
                            <a:gd name="adj1" fmla="val 91624"/>
                            <a:gd name="adj2" fmla="val -15838"/>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BB38BC" w14:textId="77777777" w:rsidR="00BF621A" w:rsidRDefault="00BF621A" w:rsidP="00BF621A">
                            <w:pPr>
                              <w:ind w:left="0"/>
                              <w:jc w:val="center"/>
                            </w:pPr>
                            <w:r>
                              <w:t>SEQUENCE NUM: 0</w:t>
                            </w:r>
                          </w:p>
                          <w:p w14:paraId="45846F76" w14:textId="19C99B1A" w:rsidR="00BF621A" w:rsidRDefault="00BF621A" w:rsidP="00BF621A">
                            <w:pPr>
                              <w:ind w:left="0"/>
                              <w:jc w:val="center"/>
                            </w:pPr>
                            <w:r>
                              <w:t>(unchanged)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C11D4" id="_x0000_s1049" type="#_x0000_t61" style="position:absolute;left:0;text-align:left;margin-left:39.55pt;margin-top:56.5pt;width:111.6pt;height:41.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" adj="30591,7379" fillcolor="white [3212]" strokecolor="red" strokeweight="1.5pt">
                <v:textbox>
                  <w:txbxContent>
                    <w:p w14:paraId="02BB38BC" w14:textId="77777777" w:rsidR="00BF621A" w:rsidRDefault="00BF621A" w:rsidP="00BF621A">
                      <w:pPr>
                        <w:ind w:left="0"/>
                        <w:jc w:val="center"/>
                      </w:pPr>
                      <w:r>
                        <w:t>SEQUENCE NUM: 0</w:t>
                      </w:r>
                    </w:p>
                    <w:p w14:paraId="45846F76" w14:textId="19C99B1A" w:rsidR="00BF621A" w:rsidRDefault="00BF621A" w:rsidP="00BF621A">
                      <w:pPr>
                        <w:ind w:left="0"/>
                        <w:jc w:val="center"/>
                      </w:pPr>
                      <w:r>
                        <w:t>(unchanged)</w:t>
                      </w:r>
                    </w:p>
                  </w:txbxContent>
                </v:textbox>
              </v:shape>
            </w:pict>
          </mc:Fallback>
        </mc:AlternateContent>
      </w:r>
      <w:r w:rsidR="001C028A">
        <w:rPr>
          <w:noProof/>
        </w:rPr>
        <mc:AlternateContent>
          <mc:Choice Requires="wps">
            <w:drawing>
              <wp:anchor distT="0" distB="0" distL="114300" distR="114300" simplePos="0" relativeHeight="251658282" behindDoc="0" locked="0" layoutInCell="1" allowOverlap="1" wp14:anchorId="7E46CE04" wp14:editId="74F3B4D6">
                <wp:simplePos x="0" y="0"/>
                <wp:positionH relativeFrom="margin">
                  <wp:posOffset>1990816</wp:posOffset>
                </wp:positionH>
                <wp:positionV relativeFrom="paragraph">
                  <wp:posOffset>1621441</wp:posOffset>
                </wp:positionV>
                <wp:extent cx="1245636" cy="293914"/>
                <wp:effectExtent l="0" t="0" r="12065" b="11430"/>
                <wp:wrapNone/>
                <wp:docPr id="143574007" name="Rectangle 5"/>
                <wp:cNvGraphicFramePr/>
                <a:graphic xmlns:a="http://schemas.openxmlformats.org/drawingml/2006/main">
                  <a:graphicData uri="http://schemas.microsoft.com/office/word/2010/wordprocessingShape">
                    <wps:wsp>
                      <wps:cNvSpPr/>
                      <wps:spPr>
                        <a:xfrm>
                          <a:off x="0" y="0"/>
                          <a:ext cx="1245636" cy="293914"/>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3A1DB" id="Rectangle 5" o:spid="_x0000_s1026" style="position:absolute;margin-left:156.75pt;margin-top:127.65pt;width:98.1pt;height:23.15pt;z-index:2516582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" filled="f" strokecolor="red" strokeweight="1.5pt">
                <v:stroke dashstyle="dash"/>
                <w10:wrap anchorx="margin"/>
              </v:rect>
            </w:pict>
          </mc:Fallback>
        </mc:AlternateContent>
      </w:r>
      <w:r w:rsidR="001C028A">
        <w:rPr>
          <w:noProof/>
        </w:rPr>
        <mc:AlternateContent>
          <mc:Choice Requires="wps">
            <w:drawing>
              <wp:anchor distT="0" distB="0" distL="114300" distR="114300" simplePos="0" relativeHeight="251658281" behindDoc="0" locked="0" layoutInCell="1" allowOverlap="1" wp14:anchorId="27FD68DE" wp14:editId="147B0B97">
                <wp:simplePos x="0" y="0"/>
                <wp:positionH relativeFrom="margin">
                  <wp:posOffset>2122869</wp:posOffset>
                </wp:positionH>
                <wp:positionV relativeFrom="paragraph">
                  <wp:posOffset>1160780</wp:posOffset>
                </wp:positionV>
                <wp:extent cx="2234682" cy="284583"/>
                <wp:effectExtent l="0" t="0" r="13335" b="20320"/>
                <wp:wrapNone/>
                <wp:docPr id="2056174614" name="Rectangle 5"/>
                <wp:cNvGraphicFramePr/>
                <a:graphic xmlns:a="http://schemas.openxmlformats.org/drawingml/2006/main">
                  <a:graphicData uri="http://schemas.microsoft.com/office/word/2010/wordprocessingShape">
                    <wps:wsp>
                      <wps:cNvSpPr/>
                      <wps:spPr>
                        <a:xfrm>
                          <a:off x="0" y="0"/>
                          <a:ext cx="2234682" cy="284583"/>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9B2F5" id="Rectangle 5" o:spid="_x0000_s1026" style="position:absolute;margin-left:167.15pt;margin-top:91.4pt;width:175.95pt;height:22.4pt;z-index:2516582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" filled="f" strokecolor="red" strokeweight="1.5pt">
                <v:stroke dashstyle="dash"/>
                <w10:wrap anchorx="margin"/>
              </v:rect>
            </w:pict>
          </mc:Fallback>
        </mc:AlternateContent>
      </w:r>
      <w:r w:rsidR="00AD136B">
        <w:rPr>
          <w:noProof/>
        </w:rPr>
        <mc:AlternateContent>
          <mc:Choice Requires="wps">
            <w:drawing>
              <wp:anchor distT="0" distB="0" distL="114300" distR="114300" simplePos="0" relativeHeight="251658278" behindDoc="0" locked="0" layoutInCell="1" allowOverlap="1" wp14:anchorId="43FFB8DD" wp14:editId="51F5D2CC">
                <wp:simplePos x="0" y="0"/>
                <wp:positionH relativeFrom="margin">
                  <wp:posOffset>2514457</wp:posOffset>
                </wp:positionH>
                <wp:positionV relativeFrom="paragraph">
                  <wp:posOffset>750985</wp:posOffset>
                </wp:positionV>
                <wp:extent cx="1488233" cy="303245"/>
                <wp:effectExtent l="0" t="0" r="17145" b="20955"/>
                <wp:wrapNone/>
                <wp:docPr id="497226782" name="Rectangle 5"/>
                <wp:cNvGraphicFramePr/>
                <a:graphic xmlns:a="http://schemas.openxmlformats.org/drawingml/2006/main">
                  <a:graphicData uri="http://schemas.microsoft.com/office/word/2010/wordprocessingShape">
                    <wps:wsp>
                      <wps:cNvSpPr/>
                      <wps:spPr>
                        <a:xfrm>
                          <a:off x="0" y="0"/>
                          <a:ext cx="1488233" cy="30324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CEF2FD" id="Rectangle 5" o:spid="_x0000_s1026" style="position:absolute;margin-left:198pt;margin-top:59.15pt;width:117.2pt;height:23.9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" filled="f" strokecolor="red" strokeweight="1.5pt">
                <v:stroke dashstyle="dash"/>
                <w10:wrap anchorx="margin"/>
              </v:rect>
            </w:pict>
          </mc:Fallback>
        </mc:AlternateContent>
      </w:r>
      <w:r w:rsidR="00AD136B">
        <w:rPr>
          <w:noProof/>
        </w:rPr>
        <mc:AlternateContent>
          <mc:Choice Requires="wps">
            <w:drawing>
              <wp:anchor distT="0" distB="0" distL="114300" distR="114300" simplePos="0" relativeHeight="251658277" behindDoc="0" locked="0" layoutInCell="1" allowOverlap="1" wp14:anchorId="79B9D9D1" wp14:editId="5BAE0961">
                <wp:simplePos x="0" y="0"/>
                <wp:positionH relativeFrom="margin">
                  <wp:posOffset>3800954</wp:posOffset>
                </wp:positionH>
                <wp:positionV relativeFrom="paragraph">
                  <wp:posOffset>314247</wp:posOffset>
                </wp:positionV>
                <wp:extent cx="1586204" cy="279918"/>
                <wp:effectExtent l="0" t="0" r="14605" b="25400"/>
                <wp:wrapNone/>
                <wp:docPr id="2061172285" name="Rectangle 5"/>
                <wp:cNvGraphicFramePr/>
                <a:graphic xmlns:a="http://schemas.openxmlformats.org/drawingml/2006/main">
                  <a:graphicData uri="http://schemas.microsoft.com/office/word/2010/wordprocessingShape">
                    <wps:wsp>
                      <wps:cNvSpPr/>
                      <wps:spPr>
                        <a:xfrm>
                          <a:off x="0" y="0"/>
                          <a:ext cx="1586204" cy="279918"/>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858F8" id="Rectangle 5" o:spid="_x0000_s1026" style="position:absolute;margin-left:299.3pt;margin-top:24.75pt;width:124.9pt;height:22.05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" filled="f" strokecolor="red" strokeweight="1.5pt">
                <v:stroke dashstyle="dash"/>
                <w10:wrap anchorx="margin"/>
              </v:rect>
            </w:pict>
          </mc:Fallback>
        </mc:AlternateContent>
      </w:r>
      <w:r w:rsidR="00AD136B">
        <w:rPr>
          <w:noProof/>
        </w:rPr>
        <mc:AlternateContent>
          <mc:Choice Requires="wps">
            <w:drawing>
              <wp:anchor distT="0" distB="0" distL="114300" distR="114300" simplePos="0" relativeHeight="251658276" behindDoc="0" locked="0" layoutInCell="1" allowOverlap="1" wp14:anchorId="4719BF1F" wp14:editId="0CBC545A">
                <wp:simplePos x="0" y="0"/>
                <wp:positionH relativeFrom="margin">
                  <wp:posOffset>1177433</wp:posOffset>
                </wp:positionH>
                <wp:positionV relativeFrom="paragraph">
                  <wp:posOffset>299228</wp:posOffset>
                </wp:positionV>
                <wp:extent cx="1376265" cy="293914"/>
                <wp:effectExtent l="0" t="0" r="14605" b="11430"/>
                <wp:wrapNone/>
                <wp:docPr id="1558199004" name="Rectangle 5"/>
                <wp:cNvGraphicFramePr/>
                <a:graphic xmlns:a="http://schemas.openxmlformats.org/drawingml/2006/main">
                  <a:graphicData uri="http://schemas.microsoft.com/office/word/2010/wordprocessingShape">
                    <wps:wsp>
                      <wps:cNvSpPr/>
                      <wps:spPr>
                        <a:xfrm>
                          <a:off x="0" y="0"/>
                          <a:ext cx="1376265" cy="293914"/>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97D9C" id="Rectangle 5" o:spid="_x0000_s1026" style="position:absolute;margin-left:92.7pt;margin-top:23.55pt;width:108.35pt;height:23.15pt;z-index:2516582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" filled="f" strokecolor="red" strokeweight="1.5pt">
                <v:stroke dashstyle="dash"/>
                <w10:wrap anchorx="margin"/>
              </v:rect>
            </w:pict>
          </mc:Fallback>
        </mc:AlternateContent>
      </w:r>
      <w:r w:rsidR="00864D89">
        <w:t xml:space="preserve"> </w:t>
      </w:r>
      <w:r w:rsidR="002F09F3" w:rsidRPr="002F09F3">
        <w:drawing>
          <wp:inline distT="0" distB="0" distL="0" distR="0" wp14:anchorId="595A54CE" wp14:editId="7B87C7AC">
            <wp:extent cx="5877745" cy="3324689"/>
            <wp:effectExtent l="0" t="0" r="8890" b="9525"/>
            <wp:docPr id="829545703"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45703" name="Picture 1" descr="A white rectangular object with black text&#10;&#10;Description automatically generated"/>
                    <pic:cNvPicPr/>
                  </pic:nvPicPr>
                  <pic:blipFill>
                    <a:blip r:embed="rId45"/>
                    <a:stretch>
                      <a:fillRect/>
                    </a:stretch>
                  </pic:blipFill>
                  <pic:spPr>
                    <a:xfrm>
                      <a:off x="0" y="0"/>
                      <a:ext cx="5877745" cy="3324689"/>
                    </a:xfrm>
                    <a:prstGeom prst="rect">
                      <a:avLst/>
                    </a:prstGeom>
                  </pic:spPr>
                </pic:pic>
              </a:graphicData>
            </a:graphic>
          </wp:inline>
        </w:drawing>
      </w:r>
    </w:p>
    <w:p w14:paraId="591258B3" w14:textId="77777777" w:rsidR="0024074C" w:rsidRDefault="00F94914">
      <w:pPr>
        <w:spacing w:after="103" w:line="259" w:lineRule="auto"/>
        <w:ind w:left="721" w:firstLine="0"/>
        <w:jc w:val="left"/>
      </w:pPr>
      <w:r>
        <w:t xml:space="preserve">The SRC PORT and DEST PORT are reversed, </w:t>
      </w:r>
      <w:r w:rsidR="00C23FE6">
        <w:t>ACK NUM changed to 1 and FLAGS</w:t>
      </w:r>
      <w:r w:rsidR="0024074C">
        <w:t xml:space="preserve"> changed to </w:t>
      </w:r>
    </w:p>
    <w:p w14:paraId="7F3BEF67" w14:textId="389C23B3" w:rsidR="00F94914" w:rsidRDefault="0024074C">
      <w:pPr>
        <w:spacing w:after="103" w:line="259" w:lineRule="auto"/>
        <w:ind w:left="721" w:firstLine="0"/>
        <w:jc w:val="left"/>
      </w:pPr>
      <w:r>
        <w:t>SYN + ACK</w:t>
      </w:r>
    </w:p>
    <w:p w14:paraId="02079399" w14:textId="77777777" w:rsidR="00B254C7" w:rsidRDefault="00864D89">
      <w:pPr>
        <w:spacing w:after="118" w:line="259" w:lineRule="auto"/>
        <w:ind w:left="721" w:firstLine="0"/>
        <w:jc w:val="left"/>
      </w:pPr>
      <w:r>
        <w:t xml:space="preserve"> </w:t>
      </w:r>
    </w:p>
    <w:p w14:paraId="5479EB36" w14:textId="66C10516" w:rsidR="00BA68CF" w:rsidRDefault="00864D89">
      <w:pPr>
        <w:numPr>
          <w:ilvl w:val="0"/>
          <w:numId w:val="7"/>
        </w:numPr>
        <w:ind w:left="706" w:right="12" w:hanging="360"/>
      </w:pPr>
      <w:r>
        <w:t xml:space="preserve">There is a second </w:t>
      </w:r>
      <w:r>
        <w:rPr>
          <w:b/>
        </w:rPr>
        <w:t>PDU</w:t>
      </w:r>
      <w:r>
        <w:t xml:space="preserve"> of a different </w:t>
      </w:r>
      <w:proofErr w:type="spellStart"/>
      <w:r>
        <w:t>color</w:t>
      </w:r>
      <w:proofErr w:type="spellEnd"/>
      <w:r>
        <w:t xml:space="preserve">, which </w:t>
      </w:r>
      <w:r>
        <w:rPr>
          <w:b/>
        </w:rPr>
        <w:t xml:space="preserve">HTTP Client </w:t>
      </w:r>
      <w:r>
        <w:t xml:space="preserve">has prepared to send to </w:t>
      </w:r>
      <w:proofErr w:type="spellStart"/>
      <w:r>
        <w:rPr>
          <w:b/>
        </w:rPr>
        <w:t>MultiServer</w:t>
      </w:r>
      <w:proofErr w:type="spellEnd"/>
      <w:r>
        <w:t xml:space="preserve">. This is the beginning of the HTTP communication. Click this second PDU envelope and select </w:t>
      </w:r>
      <w:r>
        <w:rPr>
          <w:b/>
        </w:rPr>
        <w:t>Outbound PDU Details</w:t>
      </w:r>
      <w:r>
        <w:t>.</w:t>
      </w:r>
    </w:p>
    <w:p w14:paraId="37F2131A" w14:textId="77777777" w:rsidR="00BA68CF" w:rsidRDefault="00BA68CF" w:rsidP="00BA68CF">
      <w:pPr>
        <w:ind w:left="706" w:right="12" w:firstLine="0"/>
      </w:pPr>
    </w:p>
    <w:p w14:paraId="77B5F83F" w14:textId="15ED169B" w:rsidR="00B254C7" w:rsidRDefault="00097EBC" w:rsidP="00BA68CF">
      <w:pPr>
        <w:ind w:left="706" w:right="12" w:firstLine="0"/>
      </w:pPr>
      <w:r>
        <w:rPr>
          <w:noProof/>
        </w:rPr>
        <mc:AlternateContent>
          <mc:Choice Requires="wps">
            <w:drawing>
              <wp:anchor distT="0" distB="0" distL="114300" distR="114300" simplePos="0" relativeHeight="251240448" behindDoc="0" locked="0" layoutInCell="1" allowOverlap="1" wp14:anchorId="1FFEE386" wp14:editId="4C1C62A3">
                <wp:simplePos x="0" y="0"/>
                <wp:positionH relativeFrom="margin">
                  <wp:posOffset>969183</wp:posOffset>
                </wp:positionH>
                <wp:positionV relativeFrom="paragraph">
                  <wp:posOffset>1035050</wp:posOffset>
                </wp:positionV>
                <wp:extent cx="830010" cy="443165"/>
                <wp:effectExtent l="0" t="0" r="27305" b="14605"/>
                <wp:wrapNone/>
                <wp:docPr id="468257590" name="Rectangle 5"/>
                <wp:cNvGraphicFramePr/>
                <a:graphic xmlns:a="http://schemas.openxmlformats.org/drawingml/2006/main">
                  <a:graphicData uri="http://schemas.microsoft.com/office/word/2010/wordprocessingShape">
                    <wps:wsp>
                      <wps:cNvSpPr/>
                      <wps:spPr>
                        <a:xfrm>
                          <a:off x="0" y="0"/>
                          <a:ext cx="830010" cy="44316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F2C1F" id="Rectangle 5" o:spid="_x0000_s1026" style="position:absolute;margin-left:76.3pt;margin-top:81.5pt;width:65.35pt;height:34.9pt;z-index:25124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" filled="f" strokecolor="red" strokeweight="1.5pt">
                <v:stroke dashstyle="dash"/>
                <w10:wrap anchorx="margin"/>
              </v:rect>
            </w:pict>
          </mc:Fallback>
        </mc:AlternateContent>
      </w:r>
      <w:r w:rsidR="00864D89">
        <w:t xml:space="preserve"> </w:t>
      </w:r>
      <w:r w:rsidR="007749EF" w:rsidRPr="0063002C">
        <w:drawing>
          <wp:inline distT="0" distB="0" distL="0" distR="0" wp14:anchorId="5D3B1774" wp14:editId="2F835935">
            <wp:extent cx="3293706" cy="2529505"/>
            <wp:effectExtent l="0" t="0" r="2540" b="4445"/>
            <wp:docPr id="755482736"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0817" name="Picture 1" descr="A diagram of a computer network&#10;&#10;Description automatically generated"/>
                    <pic:cNvPicPr/>
                  </pic:nvPicPr>
                  <pic:blipFill>
                    <a:blip r:embed="rId44"/>
                    <a:stretch>
                      <a:fillRect/>
                    </a:stretch>
                  </pic:blipFill>
                  <pic:spPr>
                    <a:xfrm>
                      <a:off x="0" y="0"/>
                      <a:ext cx="3302011" cy="2535883"/>
                    </a:xfrm>
                    <a:prstGeom prst="rect">
                      <a:avLst/>
                    </a:prstGeom>
                  </pic:spPr>
                </pic:pic>
              </a:graphicData>
            </a:graphic>
          </wp:inline>
        </w:drawing>
      </w:r>
    </w:p>
    <w:p w14:paraId="1B01746A" w14:textId="77777777" w:rsidR="00B254C7" w:rsidRDefault="00864D89">
      <w:pPr>
        <w:numPr>
          <w:ilvl w:val="0"/>
          <w:numId w:val="7"/>
        </w:numPr>
        <w:ind w:left="706" w:right="12" w:hanging="360"/>
      </w:pPr>
      <w:r>
        <w:lastRenderedPageBreak/>
        <w:t xml:space="preserve">What information is now listed in the TCP section? How are the port and sequence numbers different from the previous two PDUs? </w:t>
      </w:r>
    </w:p>
    <w:p w14:paraId="2ED24281" w14:textId="7F90937B" w:rsidR="00E71DE2" w:rsidRDefault="00E83129" w:rsidP="00E71DE2">
      <w:pPr>
        <w:ind w:right="12"/>
      </w:pPr>
      <w:r>
        <w:rPr>
          <w:noProof/>
        </w:rPr>
        <mc:AlternateContent>
          <mc:Choice Requires="wps">
            <w:drawing>
              <wp:anchor distT="0" distB="0" distL="114300" distR="114300" simplePos="0" relativeHeight="251658296" behindDoc="0" locked="0" layoutInCell="1" allowOverlap="1" wp14:anchorId="7EAD5CCA" wp14:editId="6FC6AC2D">
                <wp:simplePos x="0" y="0"/>
                <wp:positionH relativeFrom="column">
                  <wp:posOffset>2598226</wp:posOffset>
                </wp:positionH>
                <wp:positionV relativeFrom="paragraph">
                  <wp:posOffset>60623</wp:posOffset>
                </wp:positionV>
                <wp:extent cx="1459865" cy="619760"/>
                <wp:effectExtent l="0" t="0" r="26035" b="313690"/>
                <wp:wrapNone/>
                <wp:docPr id="1498281466" name="Speech Bubble: Rectangle 9"/>
                <wp:cNvGraphicFramePr/>
                <a:graphic xmlns:a="http://schemas.openxmlformats.org/drawingml/2006/main">
                  <a:graphicData uri="http://schemas.microsoft.com/office/word/2010/wordprocessingShape">
                    <wps:wsp>
                      <wps:cNvSpPr/>
                      <wps:spPr>
                        <a:xfrm>
                          <a:off x="0" y="0"/>
                          <a:ext cx="1459865" cy="619760"/>
                        </a:xfrm>
                        <a:prstGeom prst="wedgeRectCallout">
                          <a:avLst>
                            <a:gd name="adj1" fmla="val 32584"/>
                            <a:gd name="adj2" fmla="val 92295"/>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15F048" w14:textId="15EE2FB8" w:rsidR="00E83129" w:rsidRDefault="00E83129" w:rsidP="00E83129">
                            <w:pPr>
                              <w:ind w:left="0"/>
                              <w:jc w:val="center"/>
                            </w:pPr>
                            <w:r>
                              <w:t>DEST PORT: 80 (same as the first PDU)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D5CCA" id="_x0000_s1050" type="#_x0000_t61" style="position:absolute;left:0;text-align:left;margin-left:204.6pt;margin-top:4.75pt;width:114.95pt;height:48.8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" adj="17838,30736" filled="f" strokecolor="red" strokeweight="1.5pt">
                <v:textbox>
                  <w:txbxContent>
                    <w:p w14:paraId="2415F048" w14:textId="15EE2FB8" w:rsidR="00E83129" w:rsidRDefault="00E83129" w:rsidP="00E83129">
                      <w:pPr>
                        <w:ind w:left="0"/>
                        <w:jc w:val="center"/>
                      </w:pPr>
                      <w:r>
                        <w:t>DEST PORT: 80 (same as the first PDU)</w:t>
                      </w:r>
                    </w:p>
                  </w:txbxContent>
                </v:textbox>
              </v:shape>
            </w:pict>
          </mc:Fallback>
        </mc:AlternateContent>
      </w:r>
      <w:r w:rsidR="00E45E13">
        <w:rPr>
          <w:noProof/>
        </w:rPr>
        <mc:AlternateContent>
          <mc:Choice Requires="wps">
            <w:drawing>
              <wp:anchor distT="0" distB="0" distL="114300" distR="114300" simplePos="0" relativeHeight="251658295" behindDoc="0" locked="0" layoutInCell="1" allowOverlap="1" wp14:anchorId="61C66AC5" wp14:editId="6194BEB1">
                <wp:simplePos x="0" y="0"/>
                <wp:positionH relativeFrom="column">
                  <wp:posOffset>586560</wp:posOffset>
                </wp:positionH>
                <wp:positionV relativeFrom="paragraph">
                  <wp:posOffset>95885</wp:posOffset>
                </wp:positionV>
                <wp:extent cx="1460240" cy="619760"/>
                <wp:effectExtent l="0" t="0" r="26035" b="313690"/>
                <wp:wrapNone/>
                <wp:docPr id="1490872476" name="Speech Bubble: Rectangle 9"/>
                <wp:cNvGraphicFramePr/>
                <a:graphic xmlns:a="http://schemas.openxmlformats.org/drawingml/2006/main">
                  <a:graphicData uri="http://schemas.microsoft.com/office/word/2010/wordprocessingShape">
                    <wps:wsp>
                      <wps:cNvSpPr/>
                      <wps:spPr>
                        <a:xfrm>
                          <a:off x="0" y="0"/>
                          <a:ext cx="1460240" cy="619760"/>
                        </a:xfrm>
                        <a:prstGeom prst="wedgeRectCallout">
                          <a:avLst>
                            <a:gd name="adj1" fmla="val 32584"/>
                            <a:gd name="adj2" fmla="val 92295"/>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24FB66" w14:textId="3054D54E" w:rsidR="00E45E13" w:rsidRDefault="00E45E13" w:rsidP="00E83129">
                            <w:pPr>
                              <w:ind w:left="0"/>
                              <w:jc w:val="center"/>
                            </w:pPr>
                            <w:r>
                              <w:t>SRC PORT: 1025</w:t>
                            </w:r>
                            <w:r w:rsidR="00E83129">
                              <w:t xml:space="preserve"> </w:t>
                            </w:r>
                            <w:proofErr w:type="gramStart"/>
                            <w:r>
                              <w:t>( same</w:t>
                            </w:r>
                            <w:proofErr w:type="gramEnd"/>
                            <w:r>
                              <w:t xml:space="preserve"> as the first PDU)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66AC5" id="_x0000_s1051" type="#_x0000_t61" style="position:absolute;left:0;text-align:left;margin-left:46.2pt;margin-top:7.55pt;width:115pt;height:48.8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" adj="17838,30736" filled="f" strokecolor="red" strokeweight="1.5pt">
                <v:textbox>
                  <w:txbxContent>
                    <w:p w14:paraId="7A24FB66" w14:textId="3054D54E" w:rsidR="00E45E13" w:rsidRDefault="00E45E13" w:rsidP="00E83129">
                      <w:pPr>
                        <w:ind w:left="0"/>
                        <w:jc w:val="center"/>
                      </w:pPr>
                      <w:r>
                        <w:t>SRC PORT: 1025</w:t>
                      </w:r>
                      <w:r w:rsidR="00E83129">
                        <w:t xml:space="preserve"> </w:t>
                      </w:r>
                      <w:proofErr w:type="gramStart"/>
                      <w:r>
                        <w:t>( same</w:t>
                      </w:r>
                      <w:proofErr w:type="gramEnd"/>
                      <w:r>
                        <w:t xml:space="preserve"> as the first PDU)</w:t>
                      </w:r>
                    </w:p>
                  </w:txbxContent>
                </v:textbox>
              </v:shape>
            </w:pict>
          </mc:Fallback>
        </mc:AlternateContent>
      </w:r>
    </w:p>
    <w:p w14:paraId="7665AB1D" w14:textId="77777777" w:rsidR="00E71DE2" w:rsidRDefault="00E71DE2" w:rsidP="00E71DE2">
      <w:pPr>
        <w:ind w:right="12"/>
      </w:pPr>
    </w:p>
    <w:p w14:paraId="1D6A617B" w14:textId="77777777" w:rsidR="00E71DE2" w:rsidRDefault="00E71DE2" w:rsidP="00E71DE2">
      <w:pPr>
        <w:ind w:right="12"/>
      </w:pPr>
    </w:p>
    <w:p w14:paraId="21DBC3BA" w14:textId="4996454F" w:rsidR="00B254C7" w:rsidRDefault="00B35777">
      <w:pPr>
        <w:spacing w:after="118" w:line="259" w:lineRule="auto"/>
        <w:ind w:left="721" w:firstLine="0"/>
        <w:jc w:val="left"/>
      </w:pPr>
      <w:r>
        <w:rPr>
          <w:noProof/>
        </w:rPr>
        <mc:AlternateContent>
          <mc:Choice Requires="wps">
            <w:drawing>
              <wp:anchor distT="0" distB="0" distL="114300" distR="114300" simplePos="0" relativeHeight="251658299" behindDoc="0" locked="0" layoutInCell="1" allowOverlap="1" wp14:anchorId="24EDCBCE" wp14:editId="380034FF">
                <wp:simplePos x="0" y="0"/>
                <wp:positionH relativeFrom="margin">
                  <wp:posOffset>2490392</wp:posOffset>
                </wp:positionH>
                <wp:positionV relativeFrom="paragraph">
                  <wp:posOffset>2075465</wp:posOffset>
                </wp:positionV>
                <wp:extent cx="1800420" cy="272415"/>
                <wp:effectExtent l="19050" t="419100" r="28575" b="13335"/>
                <wp:wrapNone/>
                <wp:docPr id="914810813" name="Speech Bubble: Rectangle 9"/>
                <wp:cNvGraphicFramePr/>
                <a:graphic xmlns:a="http://schemas.openxmlformats.org/drawingml/2006/main">
                  <a:graphicData uri="http://schemas.microsoft.com/office/word/2010/wordprocessingShape">
                    <wps:wsp>
                      <wps:cNvSpPr/>
                      <wps:spPr>
                        <a:xfrm>
                          <a:off x="0" y="0"/>
                          <a:ext cx="1800420" cy="272415"/>
                        </a:xfrm>
                        <a:prstGeom prst="wedgeRectCallout">
                          <a:avLst>
                            <a:gd name="adj1" fmla="val -49687"/>
                            <a:gd name="adj2" fmla="val -199656"/>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3FEA64" w14:textId="3B790908" w:rsidR="00B35777" w:rsidRDefault="00B35777" w:rsidP="00B35777">
                            <w:pPr>
                              <w:ind w:left="0"/>
                              <w:jc w:val="center"/>
                            </w:pPr>
                            <w:r>
                              <w:t xml:space="preserve">FLAGS = PSH </w:t>
                            </w:r>
                            <w:proofErr w:type="gramStart"/>
                            <w:r>
                              <w:t>+  ACK</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DCBCE" id="_x0000_s1052" type="#_x0000_t61" style="position:absolute;left:0;text-align:left;margin-left:196.1pt;margin-top:163.4pt;width:141.75pt;height:21.45pt;z-index:2516582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" adj="68,-32326" fillcolor="white [3212]" strokecolor="red" strokeweight="1.5pt">
                <v:textbox>
                  <w:txbxContent>
                    <w:p w14:paraId="7F3FEA64" w14:textId="3B790908" w:rsidR="00B35777" w:rsidRDefault="00B35777" w:rsidP="00B35777">
                      <w:pPr>
                        <w:ind w:left="0"/>
                        <w:jc w:val="center"/>
                      </w:pPr>
                      <w:r>
                        <w:t xml:space="preserve">FLAGS = PSH </w:t>
                      </w:r>
                      <w:proofErr w:type="gramStart"/>
                      <w:r>
                        <w:t>+  ACK</w:t>
                      </w:r>
                      <w:proofErr w:type="gramEnd"/>
                    </w:p>
                  </w:txbxContent>
                </v:textbox>
                <w10:wrap anchorx="margin"/>
              </v:shape>
            </w:pict>
          </mc:Fallback>
        </mc:AlternateContent>
      </w:r>
      <w:r w:rsidR="00A95FDB">
        <w:rPr>
          <w:noProof/>
        </w:rPr>
        <mc:AlternateContent>
          <mc:Choice Requires="wps">
            <w:drawing>
              <wp:anchor distT="0" distB="0" distL="114300" distR="114300" simplePos="0" relativeHeight="251658298" behindDoc="0" locked="0" layoutInCell="1" allowOverlap="1" wp14:anchorId="2775B873" wp14:editId="5C444445">
                <wp:simplePos x="0" y="0"/>
                <wp:positionH relativeFrom="column">
                  <wp:posOffset>-150560</wp:posOffset>
                </wp:positionH>
                <wp:positionV relativeFrom="paragraph">
                  <wp:posOffset>951515</wp:posOffset>
                </wp:positionV>
                <wp:extent cx="1296035" cy="441960"/>
                <wp:effectExtent l="0" t="0" r="570865" b="15240"/>
                <wp:wrapNone/>
                <wp:docPr id="826962967" name="Speech Bubble: Rectangle 9"/>
                <wp:cNvGraphicFramePr/>
                <a:graphic xmlns:a="http://schemas.openxmlformats.org/drawingml/2006/main">
                  <a:graphicData uri="http://schemas.microsoft.com/office/word/2010/wordprocessingShape">
                    <wps:wsp>
                      <wps:cNvSpPr/>
                      <wps:spPr>
                        <a:xfrm>
                          <a:off x="0" y="0"/>
                          <a:ext cx="1296035" cy="441960"/>
                        </a:xfrm>
                        <a:prstGeom prst="wedgeRectCallout">
                          <a:avLst>
                            <a:gd name="adj1" fmla="val 91005"/>
                            <a:gd name="adj2" fmla="val -5876"/>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B86B74" w14:textId="77777777" w:rsidR="00A95FDB" w:rsidRDefault="00A95FDB" w:rsidP="00A95FDB">
                            <w:pPr>
                              <w:ind w:left="0"/>
                              <w:jc w:val="center"/>
                            </w:pPr>
                            <w:r>
                              <w:t>ACK NUM: 1 (unchanged)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5B873" id="_x0000_s1053" type="#_x0000_t61" style="position:absolute;left:0;text-align:left;margin-left:-11.85pt;margin-top:74.9pt;width:102.05pt;height:34.8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" adj="30457,9531" fillcolor="white [3212]" strokecolor="red" strokeweight="1.5pt">
                <v:textbox>
                  <w:txbxContent>
                    <w:p w14:paraId="68B86B74" w14:textId="77777777" w:rsidR="00A95FDB" w:rsidRDefault="00A95FDB" w:rsidP="00A95FDB">
                      <w:pPr>
                        <w:ind w:left="0"/>
                        <w:jc w:val="center"/>
                      </w:pPr>
                      <w:r>
                        <w:t>ACK NUM: 1 (unchanged)</w:t>
                      </w:r>
                    </w:p>
                  </w:txbxContent>
                </v:textbox>
              </v:shape>
            </w:pict>
          </mc:Fallback>
        </mc:AlternateContent>
      </w:r>
      <w:r w:rsidR="00E83129">
        <w:rPr>
          <w:noProof/>
        </w:rPr>
        <mc:AlternateContent>
          <mc:Choice Requires="wps">
            <w:drawing>
              <wp:anchor distT="0" distB="0" distL="114300" distR="114300" simplePos="0" relativeHeight="251658297" behindDoc="0" locked="0" layoutInCell="1" allowOverlap="1" wp14:anchorId="6EF0D13F" wp14:editId="2B467F38">
                <wp:simplePos x="0" y="0"/>
                <wp:positionH relativeFrom="column">
                  <wp:posOffset>3702983</wp:posOffset>
                </wp:positionH>
                <wp:positionV relativeFrom="paragraph">
                  <wp:posOffset>615613</wp:posOffset>
                </wp:positionV>
                <wp:extent cx="1450340" cy="441960"/>
                <wp:effectExtent l="361950" t="0" r="16510" b="15240"/>
                <wp:wrapNone/>
                <wp:docPr id="1339295288" name="Speech Bubble: Rectangle 9"/>
                <wp:cNvGraphicFramePr/>
                <a:graphic xmlns:a="http://schemas.openxmlformats.org/drawingml/2006/main">
                  <a:graphicData uri="http://schemas.microsoft.com/office/word/2010/wordprocessingShape">
                    <wps:wsp>
                      <wps:cNvSpPr/>
                      <wps:spPr>
                        <a:xfrm>
                          <a:off x="0" y="0"/>
                          <a:ext cx="1450340" cy="441960"/>
                        </a:xfrm>
                        <a:prstGeom prst="wedgeRectCallout">
                          <a:avLst>
                            <a:gd name="adj1" fmla="val -71959"/>
                            <a:gd name="adj2" fmla="val -12209"/>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0F038E" w14:textId="657A8B5E" w:rsidR="00E83129" w:rsidRDefault="00E83129" w:rsidP="00E83129">
                            <w:pPr>
                              <w:ind w:left="0"/>
                              <w:jc w:val="center"/>
                            </w:pPr>
                            <w:r>
                              <w:t>ACK NUM: 1</w:t>
                            </w:r>
                            <w:r w:rsidR="00A95FDB">
                              <w:t xml:space="preserve"> (unchanged)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0D13F" id="_x0000_s1054" type="#_x0000_t61" style="position:absolute;left:0;text-align:left;margin-left:291.55pt;margin-top:48.45pt;width:114.2pt;height:34.8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" adj="-4743,8163" fillcolor="white [3212]" strokecolor="red" strokeweight="1.5pt">
                <v:textbox>
                  <w:txbxContent>
                    <w:p w14:paraId="270F038E" w14:textId="657A8B5E" w:rsidR="00E83129" w:rsidRDefault="00E83129" w:rsidP="00E83129">
                      <w:pPr>
                        <w:ind w:left="0"/>
                        <w:jc w:val="center"/>
                      </w:pPr>
                      <w:r>
                        <w:t>ACK NUM: 1</w:t>
                      </w:r>
                      <w:r w:rsidR="00A95FDB">
                        <w:t xml:space="preserve"> (unchanged)</w:t>
                      </w:r>
                    </w:p>
                  </w:txbxContent>
                </v:textbox>
              </v:shape>
            </w:pict>
          </mc:Fallback>
        </mc:AlternateContent>
      </w:r>
      <w:r w:rsidR="00E71DE2">
        <w:rPr>
          <w:noProof/>
        </w:rPr>
        <mc:AlternateContent>
          <mc:Choice Requires="wps">
            <w:drawing>
              <wp:anchor distT="0" distB="0" distL="114300" distR="114300" simplePos="0" relativeHeight="251658294" behindDoc="0" locked="0" layoutInCell="1" allowOverlap="1" wp14:anchorId="475144D6" wp14:editId="11EA799F">
                <wp:simplePos x="0" y="0"/>
                <wp:positionH relativeFrom="margin">
                  <wp:posOffset>1752885</wp:posOffset>
                </wp:positionH>
                <wp:positionV relativeFrom="paragraph">
                  <wp:posOffset>1366727</wp:posOffset>
                </wp:positionV>
                <wp:extent cx="937727" cy="270588"/>
                <wp:effectExtent l="0" t="0" r="15240" b="15240"/>
                <wp:wrapNone/>
                <wp:docPr id="1095936629" name="Rectangle 5"/>
                <wp:cNvGraphicFramePr/>
                <a:graphic xmlns:a="http://schemas.openxmlformats.org/drawingml/2006/main">
                  <a:graphicData uri="http://schemas.microsoft.com/office/word/2010/wordprocessingShape">
                    <wps:wsp>
                      <wps:cNvSpPr/>
                      <wps:spPr>
                        <a:xfrm>
                          <a:off x="0" y="0"/>
                          <a:ext cx="937727" cy="270588"/>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79728" id="Rectangle 5" o:spid="_x0000_s1026" style="position:absolute;margin-left:138pt;margin-top:107.6pt;width:73.85pt;height:21.3pt;z-index:251658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" filled="f" strokecolor="red" strokeweight="1.5pt">
                <v:stroke dashstyle="dash"/>
                <w10:wrap anchorx="margin"/>
              </v:rect>
            </w:pict>
          </mc:Fallback>
        </mc:AlternateContent>
      </w:r>
      <w:r w:rsidR="00E71DE2">
        <w:rPr>
          <w:noProof/>
        </w:rPr>
        <mc:AlternateContent>
          <mc:Choice Requires="wps">
            <w:drawing>
              <wp:anchor distT="0" distB="0" distL="114300" distR="114300" simplePos="0" relativeHeight="251658293" behindDoc="0" locked="0" layoutInCell="1" allowOverlap="1" wp14:anchorId="663D74AF" wp14:editId="429C274F">
                <wp:simplePos x="0" y="0"/>
                <wp:positionH relativeFrom="margin">
                  <wp:posOffset>1673264</wp:posOffset>
                </wp:positionH>
                <wp:positionV relativeFrom="paragraph">
                  <wp:posOffset>1030631</wp:posOffset>
                </wp:positionV>
                <wp:extent cx="1954763" cy="209939"/>
                <wp:effectExtent l="0" t="0" r="26670" b="19050"/>
                <wp:wrapNone/>
                <wp:docPr id="795952335" name="Rectangle 5"/>
                <wp:cNvGraphicFramePr/>
                <a:graphic xmlns:a="http://schemas.openxmlformats.org/drawingml/2006/main">
                  <a:graphicData uri="http://schemas.microsoft.com/office/word/2010/wordprocessingShape">
                    <wps:wsp>
                      <wps:cNvSpPr/>
                      <wps:spPr>
                        <a:xfrm>
                          <a:off x="0" y="0"/>
                          <a:ext cx="1954763" cy="209939"/>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3405D" id="Rectangle 5" o:spid="_x0000_s1026" style="position:absolute;margin-left:131.75pt;margin-top:81.15pt;width:153.9pt;height:16.55pt;z-index:251658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" filled="f" strokecolor="red" strokeweight="1.5pt">
                <v:stroke dashstyle="dash"/>
                <w10:wrap anchorx="margin"/>
              </v:rect>
            </w:pict>
          </mc:Fallback>
        </mc:AlternateContent>
      </w:r>
      <w:r w:rsidR="00E71DE2">
        <w:rPr>
          <w:noProof/>
        </w:rPr>
        <mc:AlternateContent>
          <mc:Choice Requires="wps">
            <w:drawing>
              <wp:anchor distT="0" distB="0" distL="114300" distR="114300" simplePos="0" relativeHeight="251658292" behindDoc="0" locked="0" layoutInCell="1" allowOverlap="1" wp14:anchorId="5C432C5A" wp14:editId="513050DD">
                <wp:simplePos x="0" y="0"/>
                <wp:positionH relativeFrom="margin">
                  <wp:posOffset>2086882</wp:posOffset>
                </wp:positionH>
                <wp:positionV relativeFrom="paragraph">
                  <wp:posOffset>683818</wp:posOffset>
                </wp:positionV>
                <wp:extent cx="1259633" cy="195697"/>
                <wp:effectExtent l="0" t="0" r="17145" b="13970"/>
                <wp:wrapNone/>
                <wp:docPr id="137174666" name="Rectangle 5"/>
                <wp:cNvGraphicFramePr/>
                <a:graphic xmlns:a="http://schemas.openxmlformats.org/drawingml/2006/main">
                  <a:graphicData uri="http://schemas.microsoft.com/office/word/2010/wordprocessingShape">
                    <wps:wsp>
                      <wps:cNvSpPr/>
                      <wps:spPr>
                        <a:xfrm>
                          <a:off x="0" y="0"/>
                          <a:ext cx="1259633" cy="19569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5DBEE" id="Rectangle 5" o:spid="_x0000_s1026" style="position:absolute;margin-left:164.3pt;margin-top:53.85pt;width:99.2pt;height:15.4pt;z-index:2516582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" filled="f" strokecolor="red" strokeweight="1.5pt">
                <v:stroke dashstyle="dash"/>
                <w10:wrap anchorx="margin"/>
              </v:rect>
            </w:pict>
          </mc:Fallback>
        </mc:AlternateContent>
      </w:r>
      <w:r w:rsidR="00E71DE2">
        <w:rPr>
          <w:noProof/>
        </w:rPr>
        <mc:AlternateContent>
          <mc:Choice Requires="wps">
            <w:drawing>
              <wp:anchor distT="0" distB="0" distL="114300" distR="114300" simplePos="0" relativeHeight="251658291" behindDoc="0" locked="0" layoutInCell="1" allowOverlap="1" wp14:anchorId="4C04DCD7" wp14:editId="6E866881">
                <wp:simplePos x="0" y="0"/>
                <wp:positionH relativeFrom="margin">
                  <wp:posOffset>3043063</wp:posOffset>
                </wp:positionH>
                <wp:positionV relativeFrom="paragraph">
                  <wp:posOffset>343301</wp:posOffset>
                </wp:positionV>
                <wp:extent cx="1259633" cy="195697"/>
                <wp:effectExtent l="0" t="0" r="17145" b="13970"/>
                <wp:wrapNone/>
                <wp:docPr id="2079903970" name="Rectangle 5"/>
                <wp:cNvGraphicFramePr/>
                <a:graphic xmlns:a="http://schemas.openxmlformats.org/drawingml/2006/main">
                  <a:graphicData uri="http://schemas.microsoft.com/office/word/2010/wordprocessingShape">
                    <wps:wsp>
                      <wps:cNvSpPr/>
                      <wps:spPr>
                        <a:xfrm>
                          <a:off x="0" y="0"/>
                          <a:ext cx="1259633" cy="19569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EC672" id="Rectangle 5" o:spid="_x0000_s1026" style="position:absolute;margin-left:239.6pt;margin-top:27.05pt;width:99.2pt;height:15.4pt;z-index:2516582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" filled="f" strokecolor="red" strokeweight="1.5pt">
                <v:stroke dashstyle="dash"/>
                <w10:wrap anchorx="margin"/>
              </v:rect>
            </w:pict>
          </mc:Fallback>
        </mc:AlternateContent>
      </w:r>
      <w:r w:rsidR="00E71DE2">
        <w:rPr>
          <w:noProof/>
        </w:rPr>
        <mc:AlternateContent>
          <mc:Choice Requires="wps">
            <w:drawing>
              <wp:anchor distT="0" distB="0" distL="114300" distR="114300" simplePos="0" relativeHeight="251658290" behindDoc="0" locked="0" layoutInCell="1" allowOverlap="1" wp14:anchorId="0B53BEE1" wp14:editId="27092146">
                <wp:simplePos x="0" y="0"/>
                <wp:positionH relativeFrom="margin">
                  <wp:posOffset>1099742</wp:posOffset>
                </wp:positionH>
                <wp:positionV relativeFrom="paragraph">
                  <wp:posOffset>317033</wp:posOffset>
                </wp:positionV>
                <wp:extent cx="1259633" cy="195697"/>
                <wp:effectExtent l="0" t="0" r="17145" b="13970"/>
                <wp:wrapNone/>
                <wp:docPr id="1923157758" name="Rectangle 5"/>
                <wp:cNvGraphicFramePr/>
                <a:graphic xmlns:a="http://schemas.openxmlformats.org/drawingml/2006/main">
                  <a:graphicData uri="http://schemas.microsoft.com/office/word/2010/wordprocessingShape">
                    <wps:wsp>
                      <wps:cNvSpPr/>
                      <wps:spPr>
                        <a:xfrm>
                          <a:off x="0" y="0"/>
                          <a:ext cx="1259633" cy="19569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7B536" id="Rectangle 5" o:spid="_x0000_s1026" style="position:absolute;margin-left:86.6pt;margin-top:24.95pt;width:99.2pt;height:15.4pt;z-index:2516582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" filled="f" strokecolor="red" strokeweight="1.5pt">
                <v:stroke dashstyle="dash"/>
                <w10:wrap anchorx="margin"/>
              </v:rect>
            </w:pict>
          </mc:Fallback>
        </mc:AlternateContent>
      </w:r>
      <w:r w:rsidR="00864D89">
        <w:t xml:space="preserve"> </w:t>
      </w:r>
      <w:r w:rsidR="002A71BE" w:rsidRPr="002A71BE">
        <w:drawing>
          <wp:inline distT="0" distB="0" distL="0" distR="0" wp14:anchorId="05DD262B" wp14:editId="613F934B">
            <wp:extent cx="4519098" cy="2743200"/>
            <wp:effectExtent l="0" t="0" r="0" b="0"/>
            <wp:docPr id="2009187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8790" name="Picture 1" descr="A screenshot of a computer&#10;&#10;Description automatically generated"/>
                    <pic:cNvPicPr/>
                  </pic:nvPicPr>
                  <pic:blipFill rotWithShape="1">
                    <a:blip r:embed="rId46"/>
                    <a:srcRect t="23799" b="14543"/>
                    <a:stretch/>
                  </pic:blipFill>
                  <pic:spPr bwMode="auto">
                    <a:xfrm>
                      <a:off x="0" y="0"/>
                      <a:ext cx="4523757" cy="2746028"/>
                    </a:xfrm>
                    <a:prstGeom prst="rect">
                      <a:avLst/>
                    </a:prstGeom>
                    <a:ln>
                      <a:noFill/>
                    </a:ln>
                    <a:extLst>
                      <a:ext uri="{53640926-AAD7-44D8-BBD7-CCE9431645EC}">
                        <a14:shadowObscured xmlns:a14="http://schemas.microsoft.com/office/drawing/2010/main"/>
                      </a:ext>
                    </a:extLst>
                  </pic:spPr>
                </pic:pic>
              </a:graphicData>
            </a:graphic>
          </wp:inline>
        </w:drawing>
      </w:r>
    </w:p>
    <w:p w14:paraId="3158E944" w14:textId="6372C271" w:rsidR="00B35777" w:rsidRDefault="00E85D35">
      <w:pPr>
        <w:spacing w:after="118" w:line="259" w:lineRule="auto"/>
        <w:ind w:left="721" w:firstLine="0"/>
        <w:jc w:val="left"/>
      </w:pPr>
      <w:r>
        <w:t>SRC PORT and DEST PORT are reversed, SEQUENCE NUM and ACK NUM changed to 1 and FLAGS changed to PSH + ACK</w:t>
      </w:r>
    </w:p>
    <w:p w14:paraId="06F07969" w14:textId="3092EAD6" w:rsidR="00384FDB" w:rsidRDefault="00864D89" w:rsidP="00384FDB">
      <w:pPr>
        <w:spacing w:after="103" w:line="259" w:lineRule="auto"/>
        <w:ind w:left="721" w:firstLine="0"/>
        <w:jc w:val="left"/>
      </w:pPr>
      <w:r>
        <w:t xml:space="preserve"> </w:t>
      </w:r>
    </w:p>
    <w:p w14:paraId="526E6585" w14:textId="77777777" w:rsidR="00B254C7" w:rsidRDefault="00864D89">
      <w:pPr>
        <w:numPr>
          <w:ilvl w:val="0"/>
          <w:numId w:val="7"/>
        </w:numPr>
        <w:spacing w:after="237"/>
        <w:ind w:left="706" w:right="12" w:hanging="360"/>
      </w:pPr>
      <w:r>
        <w:t xml:space="preserve">Click </w:t>
      </w:r>
      <w:r>
        <w:rPr>
          <w:b/>
        </w:rPr>
        <w:t>Back</w:t>
      </w:r>
      <w:r>
        <w:t xml:space="preserve"> until the simulation is reset. </w:t>
      </w:r>
    </w:p>
    <w:p w14:paraId="703977E1" w14:textId="77777777" w:rsidR="00B254C7" w:rsidRDefault="00864D89">
      <w:pPr>
        <w:spacing w:after="126" w:line="259" w:lineRule="auto"/>
        <w:ind w:left="-5"/>
        <w:jc w:val="left"/>
      </w:pPr>
      <w:r>
        <w:rPr>
          <w:b/>
          <w:sz w:val="23"/>
        </w:rPr>
        <w:t xml:space="preserve">Step 3: Examine FTP traffic as the clients communicate with the server. </w:t>
      </w:r>
    </w:p>
    <w:p w14:paraId="67B8E766" w14:textId="77777777" w:rsidR="00B254C7" w:rsidRDefault="00864D89">
      <w:pPr>
        <w:numPr>
          <w:ilvl w:val="0"/>
          <w:numId w:val="8"/>
        </w:numPr>
        <w:ind w:left="706" w:right="12" w:hanging="360"/>
      </w:pPr>
      <w:r>
        <w:t xml:space="preserve">In the Simulation Panel, change </w:t>
      </w:r>
      <w:r>
        <w:rPr>
          <w:b/>
        </w:rPr>
        <w:t>Edit Filters</w:t>
      </w:r>
      <w:r>
        <w:t xml:space="preserve"> to display only </w:t>
      </w:r>
      <w:r>
        <w:rPr>
          <w:b/>
        </w:rPr>
        <w:t xml:space="preserve">FTP </w:t>
      </w:r>
      <w:r>
        <w:t>and</w:t>
      </w:r>
      <w:r>
        <w:rPr>
          <w:b/>
        </w:rPr>
        <w:t xml:space="preserve"> TCP</w:t>
      </w:r>
      <w:r>
        <w:t xml:space="preserve">. </w:t>
      </w:r>
    </w:p>
    <w:p w14:paraId="3B922D37" w14:textId="77777777" w:rsidR="00B254C7" w:rsidRDefault="00864D89">
      <w:pPr>
        <w:numPr>
          <w:ilvl w:val="0"/>
          <w:numId w:val="8"/>
        </w:numPr>
        <w:ind w:left="706" w:right="12" w:hanging="360"/>
      </w:pPr>
      <w:r>
        <w:t xml:space="preserve">Click </w:t>
      </w:r>
      <w:r>
        <w:rPr>
          <w:b/>
        </w:rPr>
        <w:t>Capture/Forward</w:t>
      </w:r>
      <w:r>
        <w:t xml:space="preserve">. Hold your cursor above each PDU until you find one that originates from </w:t>
      </w:r>
      <w:r>
        <w:rPr>
          <w:b/>
        </w:rPr>
        <w:t>FTP Client</w:t>
      </w:r>
      <w:r>
        <w:t xml:space="preserve">. Click that PDU envelope to open it. </w:t>
      </w:r>
    </w:p>
    <w:p w14:paraId="1FC43231" w14:textId="57FF9AC7" w:rsidR="00547CBA" w:rsidRDefault="00547CBA" w:rsidP="00547CBA">
      <w:pPr>
        <w:ind w:left="706" w:right="12" w:firstLine="0"/>
      </w:pPr>
      <w:r w:rsidRPr="00547CBA">
        <w:drawing>
          <wp:inline distT="0" distB="0" distL="0" distR="0" wp14:anchorId="03E1A3E8" wp14:editId="6C7484CF">
            <wp:extent cx="3023119" cy="2409169"/>
            <wp:effectExtent l="0" t="0" r="6350" b="0"/>
            <wp:docPr id="313162207" name="Picture 1" descr="A computer network diagram with letters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62207" name="Picture 1" descr="A computer network diagram with letters and words&#10;&#10;Description automatically generated"/>
                    <pic:cNvPicPr/>
                  </pic:nvPicPr>
                  <pic:blipFill>
                    <a:blip r:embed="rId47"/>
                    <a:stretch>
                      <a:fillRect/>
                    </a:stretch>
                  </pic:blipFill>
                  <pic:spPr>
                    <a:xfrm>
                      <a:off x="0" y="0"/>
                      <a:ext cx="3027744" cy="2412855"/>
                    </a:xfrm>
                    <a:prstGeom prst="rect">
                      <a:avLst/>
                    </a:prstGeom>
                  </pic:spPr>
                </pic:pic>
              </a:graphicData>
            </a:graphic>
          </wp:inline>
        </w:drawing>
      </w:r>
    </w:p>
    <w:p w14:paraId="71DD65CD" w14:textId="77777777" w:rsidR="00B254C7" w:rsidRDefault="00864D89">
      <w:pPr>
        <w:numPr>
          <w:ilvl w:val="0"/>
          <w:numId w:val="8"/>
        </w:numPr>
        <w:ind w:left="706" w:right="12" w:hanging="360"/>
      </w:pPr>
      <w:r>
        <w:lastRenderedPageBreak/>
        <w:t xml:space="preserve">Click the </w:t>
      </w:r>
      <w:r>
        <w:rPr>
          <w:b/>
        </w:rPr>
        <w:t>Inbound PDU Details</w:t>
      </w:r>
      <w:r>
        <w:t xml:space="preserve"> tab and scroll down to the last section. What is the section </w:t>
      </w:r>
      <w:proofErr w:type="spellStart"/>
      <w:r>
        <w:t>labeled</w:t>
      </w:r>
      <w:proofErr w:type="spellEnd"/>
      <w:r>
        <w:t xml:space="preserve">?  </w:t>
      </w:r>
    </w:p>
    <w:p w14:paraId="55976CF9" w14:textId="532B5113" w:rsidR="00B254C7" w:rsidRDefault="0098637A">
      <w:pPr>
        <w:spacing w:after="0" w:line="259" w:lineRule="auto"/>
        <w:ind w:left="721" w:firstLine="0"/>
        <w:jc w:val="left"/>
      </w:pPr>
      <w:r>
        <w:rPr>
          <w:noProof/>
        </w:rPr>
        <mc:AlternateContent>
          <mc:Choice Requires="wps">
            <w:drawing>
              <wp:anchor distT="0" distB="0" distL="114300" distR="114300" simplePos="0" relativeHeight="251658280" behindDoc="0" locked="0" layoutInCell="1" allowOverlap="1" wp14:anchorId="3FD22C7B" wp14:editId="27D5208E">
                <wp:simplePos x="0" y="0"/>
                <wp:positionH relativeFrom="column">
                  <wp:posOffset>927903</wp:posOffset>
                </wp:positionH>
                <wp:positionV relativeFrom="paragraph">
                  <wp:posOffset>830813</wp:posOffset>
                </wp:positionV>
                <wp:extent cx="764333" cy="452755"/>
                <wp:effectExtent l="38100" t="0" r="17145" b="194945"/>
                <wp:wrapNone/>
                <wp:docPr id="801639402" name="Speech Bubble: Rectangle 9"/>
                <wp:cNvGraphicFramePr/>
                <a:graphic xmlns:a="http://schemas.openxmlformats.org/drawingml/2006/main">
                  <a:graphicData uri="http://schemas.microsoft.com/office/word/2010/wordprocessingShape">
                    <wps:wsp>
                      <wps:cNvSpPr/>
                      <wps:spPr>
                        <a:xfrm>
                          <a:off x="0" y="0"/>
                          <a:ext cx="764333" cy="452755"/>
                        </a:xfrm>
                        <a:prstGeom prst="wedgeRectCallout">
                          <a:avLst>
                            <a:gd name="adj1" fmla="val -50043"/>
                            <a:gd name="adj2" fmla="val 79630"/>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725736" w14:textId="77777777" w:rsidR="0098637A" w:rsidRDefault="0098637A" w:rsidP="0098637A">
                            <w:pPr>
                              <w:ind w:left="0"/>
                              <w:jc w:val="center"/>
                            </w:pPr>
                            <w:r>
                              <w:t>TCP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22C7B" id="_x0000_s1055" type="#_x0000_t61" style="position:absolute;left:0;text-align:left;margin-left:73.05pt;margin-top:65.4pt;width:60.2pt;height:35.6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" adj="-9,28000" fillcolor="white [3212]" strokecolor="red" strokeweight="1.5pt">
                <v:textbox>
                  <w:txbxContent>
                    <w:p w14:paraId="43725736" w14:textId="77777777" w:rsidR="0098637A" w:rsidRDefault="0098637A" w:rsidP="0098637A">
                      <w:pPr>
                        <w:ind w:left="0"/>
                        <w:jc w:val="center"/>
                      </w:pPr>
                      <w:r>
                        <w:t>TCP</w:t>
                      </w:r>
                    </w:p>
                  </w:txbxContent>
                </v:textbox>
              </v:shape>
            </w:pict>
          </mc:Fallback>
        </mc:AlternateContent>
      </w:r>
      <w:r>
        <w:rPr>
          <w:noProof/>
        </w:rPr>
        <mc:AlternateContent>
          <mc:Choice Requires="wps">
            <w:drawing>
              <wp:anchor distT="0" distB="0" distL="114300" distR="114300" simplePos="0" relativeHeight="251237376" behindDoc="0" locked="0" layoutInCell="1" allowOverlap="1" wp14:anchorId="76585370" wp14:editId="14A2C085">
                <wp:simplePos x="0" y="0"/>
                <wp:positionH relativeFrom="margin">
                  <wp:posOffset>646430</wp:posOffset>
                </wp:positionH>
                <wp:positionV relativeFrom="paragraph">
                  <wp:posOffset>1431926</wp:posOffset>
                </wp:positionV>
                <wp:extent cx="426720" cy="175260"/>
                <wp:effectExtent l="0" t="0" r="11430" b="15240"/>
                <wp:wrapNone/>
                <wp:docPr id="446653288" name="Rectangle 5"/>
                <wp:cNvGraphicFramePr/>
                <a:graphic xmlns:a="http://schemas.openxmlformats.org/drawingml/2006/main">
                  <a:graphicData uri="http://schemas.microsoft.com/office/word/2010/wordprocessingShape">
                    <wps:wsp>
                      <wps:cNvSpPr/>
                      <wps:spPr>
                        <a:xfrm>
                          <a:off x="0" y="0"/>
                          <a:ext cx="426720" cy="17526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E4D5F" id="Rectangle 5" o:spid="_x0000_s1026" style="position:absolute;margin-left:50.9pt;margin-top:112.75pt;width:33.6pt;height:13.8pt;z-index:25123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" filled="f" strokecolor="red" strokeweight="1.5pt">
                <v:stroke dashstyle="dash"/>
                <w10:wrap anchorx="margin"/>
              </v:rect>
            </w:pict>
          </mc:Fallback>
        </mc:AlternateContent>
      </w:r>
      <w:r w:rsidR="00864D89">
        <w:t xml:space="preserve"> </w:t>
      </w:r>
      <w:r w:rsidRPr="0098637A">
        <w:drawing>
          <wp:inline distT="0" distB="0" distL="0" distR="0" wp14:anchorId="1D71BE4C" wp14:editId="5D87237F">
            <wp:extent cx="4012565" cy="3909854"/>
            <wp:effectExtent l="0" t="0" r="6985" b="0"/>
            <wp:docPr id="1829663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63453" name="Picture 1" descr="A screenshot of a computer&#10;&#10;Description automatically generated"/>
                    <pic:cNvPicPr/>
                  </pic:nvPicPr>
                  <pic:blipFill>
                    <a:blip r:embed="rId48"/>
                    <a:stretch>
                      <a:fillRect/>
                    </a:stretch>
                  </pic:blipFill>
                  <pic:spPr>
                    <a:xfrm>
                      <a:off x="0" y="0"/>
                      <a:ext cx="4017318" cy="3914485"/>
                    </a:xfrm>
                    <a:prstGeom prst="rect">
                      <a:avLst/>
                    </a:prstGeom>
                  </pic:spPr>
                </pic:pic>
              </a:graphicData>
            </a:graphic>
          </wp:inline>
        </w:drawing>
      </w:r>
    </w:p>
    <w:p w14:paraId="2D3C5DE8" w14:textId="77777777" w:rsidR="00B254C7" w:rsidRDefault="00864D89">
      <w:pPr>
        <w:ind w:left="731" w:right="12"/>
      </w:pPr>
      <w:r>
        <w:t xml:space="preserve">Are these communications considered to be reliable?  </w:t>
      </w:r>
    </w:p>
    <w:p w14:paraId="7FEB51C3" w14:textId="5C850ACE" w:rsidR="00B254C7" w:rsidRPr="00172C2E" w:rsidRDefault="00172C2E">
      <w:pPr>
        <w:spacing w:after="118" w:line="259" w:lineRule="auto"/>
        <w:ind w:left="721" w:firstLine="0"/>
        <w:jc w:val="left"/>
        <w:rPr>
          <w:color w:val="auto"/>
        </w:rPr>
      </w:pPr>
      <w:r>
        <w:rPr>
          <w:color w:val="auto"/>
        </w:rPr>
        <w:t>Yes. TCP is a reliable transport which has a connection oriented between sending and receiving process.</w:t>
      </w:r>
    </w:p>
    <w:p w14:paraId="237C9AA5" w14:textId="77777777" w:rsidR="0098637A" w:rsidRDefault="0098637A">
      <w:pPr>
        <w:spacing w:after="118" w:line="259" w:lineRule="auto"/>
        <w:ind w:left="721" w:firstLine="0"/>
        <w:jc w:val="left"/>
        <w:rPr>
          <w:b/>
          <w:bCs/>
          <w:color w:val="FF0000"/>
        </w:rPr>
      </w:pPr>
    </w:p>
    <w:p w14:paraId="4B6F43BC" w14:textId="77777777" w:rsidR="0098637A" w:rsidRPr="0098637A" w:rsidRDefault="0098637A">
      <w:pPr>
        <w:spacing w:after="118" w:line="259" w:lineRule="auto"/>
        <w:ind w:left="721" w:firstLine="0"/>
        <w:jc w:val="left"/>
        <w:rPr>
          <w:b/>
          <w:bCs/>
          <w:color w:val="FF0000"/>
        </w:rPr>
      </w:pPr>
    </w:p>
    <w:p w14:paraId="51563CFC" w14:textId="77777777" w:rsidR="00C56D8E" w:rsidRDefault="00C56D8E">
      <w:pPr>
        <w:spacing w:after="118" w:line="259" w:lineRule="auto"/>
        <w:ind w:left="721" w:firstLine="0"/>
        <w:jc w:val="left"/>
        <w:rPr>
          <w:b/>
          <w:bCs/>
          <w:color w:val="FF0000"/>
        </w:rPr>
      </w:pPr>
    </w:p>
    <w:p w14:paraId="4B6EC565" w14:textId="77777777" w:rsidR="00C56D8E" w:rsidRDefault="00C56D8E">
      <w:pPr>
        <w:spacing w:after="118" w:line="259" w:lineRule="auto"/>
        <w:ind w:left="721" w:firstLine="0"/>
        <w:jc w:val="left"/>
        <w:rPr>
          <w:b/>
          <w:bCs/>
          <w:color w:val="FF0000"/>
        </w:rPr>
      </w:pPr>
    </w:p>
    <w:p w14:paraId="17FAEDA2" w14:textId="77777777" w:rsidR="00C56D8E" w:rsidRDefault="00C56D8E">
      <w:pPr>
        <w:spacing w:after="118" w:line="259" w:lineRule="auto"/>
        <w:ind w:left="721" w:firstLine="0"/>
        <w:jc w:val="left"/>
        <w:rPr>
          <w:b/>
          <w:bCs/>
          <w:color w:val="FF0000"/>
        </w:rPr>
      </w:pPr>
    </w:p>
    <w:p w14:paraId="5E3F3C90" w14:textId="77777777" w:rsidR="00C56D8E" w:rsidRDefault="00C56D8E">
      <w:pPr>
        <w:spacing w:after="118" w:line="259" w:lineRule="auto"/>
        <w:ind w:left="721" w:firstLine="0"/>
        <w:jc w:val="left"/>
        <w:rPr>
          <w:b/>
          <w:bCs/>
          <w:color w:val="FF0000"/>
        </w:rPr>
      </w:pPr>
    </w:p>
    <w:p w14:paraId="08D75971" w14:textId="77777777" w:rsidR="00C56D8E" w:rsidRDefault="00C56D8E">
      <w:pPr>
        <w:spacing w:after="118" w:line="259" w:lineRule="auto"/>
        <w:ind w:left="721" w:firstLine="0"/>
        <w:jc w:val="left"/>
        <w:rPr>
          <w:b/>
          <w:bCs/>
          <w:color w:val="FF0000"/>
        </w:rPr>
      </w:pPr>
    </w:p>
    <w:p w14:paraId="321C2C4D" w14:textId="77777777" w:rsidR="00C56D8E" w:rsidRDefault="00C56D8E">
      <w:pPr>
        <w:spacing w:after="118" w:line="259" w:lineRule="auto"/>
        <w:ind w:left="721" w:firstLine="0"/>
        <w:jc w:val="left"/>
        <w:rPr>
          <w:b/>
          <w:bCs/>
          <w:color w:val="FF0000"/>
        </w:rPr>
      </w:pPr>
    </w:p>
    <w:p w14:paraId="05D0F43A" w14:textId="77777777" w:rsidR="00C56D8E" w:rsidRDefault="00C56D8E">
      <w:pPr>
        <w:spacing w:after="118" w:line="259" w:lineRule="auto"/>
        <w:ind w:left="721" w:firstLine="0"/>
        <w:jc w:val="left"/>
        <w:rPr>
          <w:b/>
          <w:bCs/>
          <w:color w:val="FF0000"/>
        </w:rPr>
      </w:pPr>
    </w:p>
    <w:p w14:paraId="00EFA928" w14:textId="77777777" w:rsidR="00C56D8E" w:rsidRDefault="00C56D8E">
      <w:pPr>
        <w:spacing w:after="118" w:line="259" w:lineRule="auto"/>
        <w:ind w:left="721" w:firstLine="0"/>
        <w:jc w:val="left"/>
        <w:rPr>
          <w:b/>
          <w:bCs/>
          <w:color w:val="FF0000"/>
        </w:rPr>
      </w:pPr>
    </w:p>
    <w:p w14:paraId="7788582D" w14:textId="77777777" w:rsidR="00C56D8E" w:rsidRDefault="00C56D8E">
      <w:pPr>
        <w:spacing w:after="118" w:line="259" w:lineRule="auto"/>
        <w:ind w:left="721" w:firstLine="0"/>
        <w:jc w:val="left"/>
        <w:rPr>
          <w:b/>
          <w:bCs/>
          <w:color w:val="FF0000"/>
        </w:rPr>
      </w:pPr>
    </w:p>
    <w:p w14:paraId="09B0BCA4" w14:textId="77777777" w:rsidR="00C56D8E" w:rsidRDefault="00C56D8E">
      <w:pPr>
        <w:spacing w:after="118" w:line="259" w:lineRule="auto"/>
        <w:ind w:left="721" w:firstLine="0"/>
        <w:jc w:val="left"/>
        <w:rPr>
          <w:b/>
          <w:bCs/>
          <w:color w:val="FF0000"/>
        </w:rPr>
      </w:pPr>
    </w:p>
    <w:p w14:paraId="592F4337" w14:textId="77777777" w:rsidR="00C56D8E" w:rsidRDefault="00C56D8E">
      <w:pPr>
        <w:spacing w:after="118" w:line="259" w:lineRule="auto"/>
        <w:ind w:left="721" w:firstLine="0"/>
        <w:jc w:val="left"/>
        <w:rPr>
          <w:b/>
          <w:bCs/>
          <w:color w:val="FF0000"/>
        </w:rPr>
      </w:pPr>
    </w:p>
    <w:p w14:paraId="7DA3BF7F" w14:textId="77777777" w:rsidR="00C56D8E" w:rsidRDefault="00C56D8E">
      <w:pPr>
        <w:spacing w:after="118" w:line="259" w:lineRule="auto"/>
        <w:ind w:left="721" w:firstLine="0"/>
        <w:jc w:val="left"/>
        <w:rPr>
          <w:b/>
          <w:bCs/>
          <w:color w:val="FF0000"/>
        </w:rPr>
      </w:pPr>
    </w:p>
    <w:p w14:paraId="41A61899" w14:textId="77777777" w:rsidR="00C56D8E" w:rsidRPr="0098637A" w:rsidRDefault="00C56D8E">
      <w:pPr>
        <w:spacing w:after="118" w:line="259" w:lineRule="auto"/>
        <w:ind w:left="721" w:firstLine="0"/>
        <w:jc w:val="left"/>
        <w:rPr>
          <w:b/>
          <w:bCs/>
          <w:color w:val="FF0000"/>
        </w:rPr>
      </w:pPr>
    </w:p>
    <w:p w14:paraId="01ACA6CC" w14:textId="77777777" w:rsidR="00B254C7" w:rsidRDefault="00864D89">
      <w:pPr>
        <w:numPr>
          <w:ilvl w:val="0"/>
          <w:numId w:val="8"/>
        </w:numPr>
        <w:ind w:left="706" w:right="12" w:hanging="360"/>
      </w:pPr>
      <w:r>
        <w:lastRenderedPageBreak/>
        <w:t xml:space="preserve">Record the </w:t>
      </w:r>
      <w:r>
        <w:rPr>
          <w:b/>
        </w:rPr>
        <w:t>SRC PORT</w:t>
      </w:r>
      <w:r>
        <w:t xml:space="preserve">, </w:t>
      </w:r>
      <w:r>
        <w:rPr>
          <w:b/>
        </w:rPr>
        <w:t>DEST PORT</w:t>
      </w:r>
      <w:r>
        <w:t xml:space="preserve">, </w:t>
      </w:r>
      <w:r>
        <w:rPr>
          <w:b/>
        </w:rPr>
        <w:t>SEQUENCE NUM</w:t>
      </w:r>
      <w:r>
        <w:t xml:space="preserve">, and </w:t>
      </w:r>
      <w:r>
        <w:rPr>
          <w:b/>
        </w:rPr>
        <w:t>ACK NUM</w:t>
      </w:r>
      <w:r>
        <w:t xml:space="preserve"> values. What is written in the field to the left of the </w:t>
      </w:r>
      <w:r>
        <w:rPr>
          <w:b/>
        </w:rPr>
        <w:t xml:space="preserve">WINDOW </w:t>
      </w:r>
      <w:r>
        <w:t xml:space="preserve">field? </w:t>
      </w:r>
    </w:p>
    <w:p w14:paraId="576E5EEF" w14:textId="02AD3949" w:rsidR="00C56D8E" w:rsidRDefault="00C56D8E" w:rsidP="00C56D8E">
      <w:pPr>
        <w:ind w:right="12"/>
      </w:pPr>
    </w:p>
    <w:p w14:paraId="7AA49E54" w14:textId="16044581" w:rsidR="00C56D8E" w:rsidRDefault="00C56D8E" w:rsidP="00C56D8E">
      <w:pPr>
        <w:ind w:right="12"/>
      </w:pPr>
      <w:r>
        <w:rPr>
          <w:noProof/>
        </w:rPr>
        <mc:AlternateContent>
          <mc:Choice Requires="wps">
            <w:drawing>
              <wp:anchor distT="0" distB="0" distL="114300" distR="114300" simplePos="0" relativeHeight="251658316" behindDoc="0" locked="0" layoutInCell="1" allowOverlap="1" wp14:anchorId="5869FA0E" wp14:editId="3C36AAB8">
                <wp:simplePos x="0" y="0"/>
                <wp:positionH relativeFrom="column">
                  <wp:posOffset>3264444</wp:posOffset>
                </wp:positionH>
                <wp:positionV relativeFrom="paragraph">
                  <wp:posOffset>26320</wp:posOffset>
                </wp:positionV>
                <wp:extent cx="1459865" cy="353060"/>
                <wp:effectExtent l="0" t="0" r="26035" b="408940"/>
                <wp:wrapNone/>
                <wp:docPr id="233888633" name="Speech Bubble: Rectangle 9"/>
                <wp:cNvGraphicFramePr/>
                <a:graphic xmlns:a="http://schemas.openxmlformats.org/drawingml/2006/main">
                  <a:graphicData uri="http://schemas.microsoft.com/office/word/2010/wordprocessingShape">
                    <wps:wsp>
                      <wps:cNvSpPr/>
                      <wps:spPr>
                        <a:xfrm>
                          <a:off x="0" y="0"/>
                          <a:ext cx="1459865" cy="353060"/>
                        </a:xfrm>
                        <a:prstGeom prst="wedgeRectCallout">
                          <a:avLst>
                            <a:gd name="adj1" fmla="val 3183"/>
                            <a:gd name="adj2" fmla="val 147794"/>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8AB99E" w14:textId="4D8FC6F6" w:rsidR="00C56D8E" w:rsidRDefault="00C56D8E" w:rsidP="00C56D8E">
                            <w:pPr>
                              <w:ind w:left="0"/>
                              <w:jc w:val="center"/>
                            </w:pPr>
                            <w:r>
                              <w:t xml:space="preserve">DEST PORT: 21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9FA0E" id="_x0000_s1056" type="#_x0000_t61" style="position:absolute;left:0;text-align:left;margin-left:257.05pt;margin-top:2.05pt;width:114.95pt;height:27.8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" adj="11488,42724" filled="f" strokecolor="red" strokeweight="1.5pt">
                <v:textbox>
                  <w:txbxContent>
                    <w:p w14:paraId="7A8AB99E" w14:textId="4D8FC6F6" w:rsidR="00C56D8E" w:rsidRDefault="00C56D8E" w:rsidP="00C56D8E">
                      <w:pPr>
                        <w:ind w:left="0"/>
                        <w:jc w:val="center"/>
                      </w:pPr>
                      <w:r>
                        <w:t xml:space="preserve">DEST PORT: 21 </w:t>
                      </w:r>
                    </w:p>
                  </w:txbxContent>
                </v:textbox>
              </v:shape>
            </w:pict>
          </mc:Fallback>
        </mc:AlternateContent>
      </w:r>
      <w:r>
        <w:rPr>
          <w:noProof/>
        </w:rPr>
        <mc:AlternateContent>
          <mc:Choice Requires="wps">
            <w:drawing>
              <wp:anchor distT="0" distB="0" distL="114300" distR="114300" simplePos="0" relativeHeight="251658315" behindDoc="0" locked="0" layoutInCell="1" allowOverlap="1" wp14:anchorId="15EDE6C4" wp14:editId="09B6C9E2">
                <wp:simplePos x="0" y="0"/>
                <wp:positionH relativeFrom="column">
                  <wp:posOffset>731183</wp:posOffset>
                </wp:positionH>
                <wp:positionV relativeFrom="paragraph">
                  <wp:posOffset>114961</wp:posOffset>
                </wp:positionV>
                <wp:extent cx="1459865" cy="353060"/>
                <wp:effectExtent l="0" t="0" r="26035" b="313690"/>
                <wp:wrapNone/>
                <wp:docPr id="2118559554" name="Speech Bubble: Rectangle 9"/>
                <wp:cNvGraphicFramePr/>
                <a:graphic xmlns:a="http://schemas.openxmlformats.org/drawingml/2006/main">
                  <a:graphicData uri="http://schemas.microsoft.com/office/word/2010/wordprocessingShape">
                    <wps:wsp>
                      <wps:cNvSpPr/>
                      <wps:spPr>
                        <a:xfrm>
                          <a:off x="0" y="0"/>
                          <a:ext cx="1459865" cy="353060"/>
                        </a:xfrm>
                        <a:prstGeom prst="wedgeRectCallout">
                          <a:avLst>
                            <a:gd name="adj1" fmla="val 29069"/>
                            <a:gd name="adj2" fmla="val 122687"/>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9A444A" w14:textId="5E72D837" w:rsidR="00C56D8E" w:rsidRDefault="00C56D8E" w:rsidP="00C56D8E">
                            <w:pPr>
                              <w:ind w:left="0"/>
                              <w:jc w:val="center"/>
                            </w:pPr>
                            <w:r>
                              <w:t xml:space="preserve">SRC PORT: 1025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DE6C4" id="_x0000_s1057" type="#_x0000_t61" style="position:absolute;left:0;text-align:left;margin-left:57.55pt;margin-top:9.05pt;width:114.95pt;height:27.8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" adj="17079,37300" filled="f" strokecolor="red" strokeweight="1.5pt">
                <v:textbox>
                  <w:txbxContent>
                    <w:p w14:paraId="4D9A444A" w14:textId="5E72D837" w:rsidR="00C56D8E" w:rsidRDefault="00C56D8E" w:rsidP="00C56D8E">
                      <w:pPr>
                        <w:ind w:left="0"/>
                        <w:jc w:val="center"/>
                      </w:pPr>
                      <w:r>
                        <w:t xml:space="preserve">SRC PORT: 1025 </w:t>
                      </w:r>
                    </w:p>
                  </w:txbxContent>
                </v:textbox>
              </v:shape>
            </w:pict>
          </mc:Fallback>
        </mc:AlternateContent>
      </w:r>
    </w:p>
    <w:p w14:paraId="74929CB1" w14:textId="3BFEAFAE" w:rsidR="00C56D8E" w:rsidRDefault="00C56D8E" w:rsidP="00C56D8E">
      <w:pPr>
        <w:ind w:right="12"/>
      </w:pPr>
    </w:p>
    <w:p w14:paraId="57878473" w14:textId="2BF369DA" w:rsidR="00B254C7" w:rsidRDefault="00C56D8E">
      <w:pPr>
        <w:spacing w:after="118" w:line="259" w:lineRule="auto"/>
        <w:ind w:left="721" w:firstLine="0"/>
        <w:jc w:val="left"/>
      </w:pPr>
      <w:r>
        <w:rPr>
          <w:noProof/>
        </w:rPr>
        <mc:AlternateContent>
          <mc:Choice Requires="wps">
            <w:drawing>
              <wp:anchor distT="0" distB="0" distL="114300" distR="114300" simplePos="0" relativeHeight="251375616" behindDoc="0" locked="0" layoutInCell="1" allowOverlap="1" wp14:anchorId="12FFB0FC" wp14:editId="6182ABB6">
                <wp:simplePos x="0" y="0"/>
                <wp:positionH relativeFrom="margin">
                  <wp:posOffset>2603527</wp:posOffset>
                </wp:positionH>
                <wp:positionV relativeFrom="paragraph">
                  <wp:posOffset>2030756</wp:posOffset>
                </wp:positionV>
                <wp:extent cx="1374710" cy="311020"/>
                <wp:effectExtent l="285750" t="247650" r="16510" b="13335"/>
                <wp:wrapNone/>
                <wp:docPr id="456108758" name="Speech Bubble: Rectangle 9"/>
                <wp:cNvGraphicFramePr/>
                <a:graphic xmlns:a="http://schemas.openxmlformats.org/drawingml/2006/main">
                  <a:graphicData uri="http://schemas.microsoft.com/office/word/2010/wordprocessingShape">
                    <wps:wsp>
                      <wps:cNvSpPr/>
                      <wps:spPr>
                        <a:xfrm>
                          <a:off x="0" y="0"/>
                          <a:ext cx="1374710" cy="311020"/>
                        </a:xfrm>
                        <a:prstGeom prst="wedgeRectCallout">
                          <a:avLst>
                            <a:gd name="adj1" fmla="val -68081"/>
                            <a:gd name="adj2" fmla="val -123091"/>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6A410E" w14:textId="45BEC795" w:rsidR="00C56D8E" w:rsidRDefault="00C56D8E" w:rsidP="00C56D8E">
                            <w:pPr>
                              <w:ind w:left="0"/>
                              <w:jc w:val="center"/>
                            </w:pPr>
                            <w:r>
                              <w:t>FLAGS = SYN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FB0FC" id="_x0000_s1058" type="#_x0000_t61" style="position:absolute;left:0;text-align:left;margin-left:205pt;margin-top:159.9pt;width:108.25pt;height:24.5pt;z-index:25137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" adj="-3905,-15788" fillcolor="white [3212]" strokecolor="red" strokeweight="1.5pt">
                <v:textbox>
                  <w:txbxContent>
                    <w:p w14:paraId="466A410E" w14:textId="45BEC795" w:rsidR="00C56D8E" w:rsidRDefault="00C56D8E" w:rsidP="00C56D8E">
                      <w:pPr>
                        <w:ind w:left="0"/>
                        <w:jc w:val="center"/>
                      </w:pPr>
                      <w:r>
                        <w:t>FLAGS = SYN</w:t>
                      </w:r>
                    </w:p>
                  </w:txbxContent>
                </v:textbox>
                <w10:wrap anchorx="margin"/>
              </v:shape>
            </w:pict>
          </mc:Fallback>
        </mc:AlternateContent>
      </w:r>
      <w:r>
        <w:rPr>
          <w:noProof/>
        </w:rPr>
        <mc:AlternateContent>
          <mc:Choice Requires="wps">
            <w:drawing>
              <wp:anchor distT="0" distB="0" distL="114300" distR="114300" simplePos="0" relativeHeight="251373568" behindDoc="0" locked="0" layoutInCell="1" allowOverlap="1" wp14:anchorId="13AF1D65" wp14:editId="4A6C7FA5">
                <wp:simplePos x="0" y="0"/>
                <wp:positionH relativeFrom="column">
                  <wp:posOffset>54714</wp:posOffset>
                </wp:positionH>
                <wp:positionV relativeFrom="paragraph">
                  <wp:posOffset>998168</wp:posOffset>
                </wp:positionV>
                <wp:extent cx="1133475" cy="353060"/>
                <wp:effectExtent l="0" t="0" r="542925" b="27940"/>
                <wp:wrapNone/>
                <wp:docPr id="1828392382" name="Speech Bubble: Rectangle 9"/>
                <wp:cNvGraphicFramePr/>
                <a:graphic xmlns:a="http://schemas.openxmlformats.org/drawingml/2006/main">
                  <a:graphicData uri="http://schemas.microsoft.com/office/word/2010/wordprocessingShape">
                    <wps:wsp>
                      <wps:cNvSpPr/>
                      <wps:spPr>
                        <a:xfrm>
                          <a:off x="0" y="0"/>
                          <a:ext cx="1133475" cy="353060"/>
                        </a:xfrm>
                        <a:prstGeom prst="wedgeRectCallout">
                          <a:avLst>
                            <a:gd name="adj1" fmla="val 92399"/>
                            <a:gd name="adj2" fmla="val -1523"/>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FA386E" w14:textId="7701ADF2" w:rsidR="00C56D8E" w:rsidRDefault="00C56D8E" w:rsidP="00C56D8E">
                            <w:pPr>
                              <w:ind w:left="0"/>
                              <w:jc w:val="center"/>
                            </w:pPr>
                            <w:r>
                              <w:t>ACK NUM: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F1D65" id="_x0000_s1059" type="#_x0000_t61" style="position:absolute;left:0;text-align:left;margin-left:4.3pt;margin-top:78.6pt;width:89.25pt;height:27.8pt;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" adj="30758,10471" fillcolor="white [3212]" strokecolor="red" strokeweight="1.5pt">
                <v:textbox>
                  <w:txbxContent>
                    <w:p w14:paraId="6BFA386E" w14:textId="7701ADF2" w:rsidR="00C56D8E" w:rsidRDefault="00C56D8E" w:rsidP="00C56D8E">
                      <w:pPr>
                        <w:ind w:left="0"/>
                        <w:jc w:val="center"/>
                      </w:pPr>
                      <w:r>
                        <w:t>ACK NUM: 0</w:t>
                      </w:r>
                    </w:p>
                  </w:txbxContent>
                </v:textbox>
              </v:shape>
            </w:pict>
          </mc:Fallback>
        </mc:AlternateContent>
      </w:r>
      <w:r>
        <w:rPr>
          <w:noProof/>
        </w:rPr>
        <mc:AlternateContent>
          <mc:Choice Requires="wps">
            <w:drawing>
              <wp:anchor distT="0" distB="0" distL="114300" distR="114300" simplePos="0" relativeHeight="251371520" behindDoc="0" locked="0" layoutInCell="1" allowOverlap="1" wp14:anchorId="6FAFBDF4" wp14:editId="2B33CA65">
                <wp:simplePos x="0" y="0"/>
                <wp:positionH relativeFrom="column">
                  <wp:posOffset>3740306</wp:posOffset>
                </wp:positionH>
                <wp:positionV relativeFrom="paragraph">
                  <wp:posOffset>708919</wp:posOffset>
                </wp:positionV>
                <wp:extent cx="1459865" cy="353060"/>
                <wp:effectExtent l="342900" t="0" r="26035" b="27940"/>
                <wp:wrapNone/>
                <wp:docPr id="853738095" name="Speech Bubble: Rectangle 9"/>
                <wp:cNvGraphicFramePr/>
                <a:graphic xmlns:a="http://schemas.openxmlformats.org/drawingml/2006/main">
                  <a:graphicData uri="http://schemas.microsoft.com/office/word/2010/wordprocessingShape">
                    <wps:wsp>
                      <wps:cNvSpPr/>
                      <wps:spPr>
                        <a:xfrm>
                          <a:off x="0" y="0"/>
                          <a:ext cx="1459865" cy="353060"/>
                        </a:xfrm>
                        <a:prstGeom prst="wedgeRectCallout">
                          <a:avLst>
                            <a:gd name="adj1" fmla="val -69679"/>
                            <a:gd name="adj2" fmla="val -14737"/>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336DE2" w14:textId="751CC167" w:rsidR="00C56D8E" w:rsidRDefault="00C56D8E" w:rsidP="00C56D8E">
                            <w:pPr>
                              <w:ind w:left="0"/>
                              <w:jc w:val="center"/>
                            </w:pPr>
                            <w:r>
                              <w:t>SEQUENCE NUM: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FBDF4" id="_x0000_s1060" type="#_x0000_t61" style="position:absolute;left:0;text-align:left;margin-left:294.5pt;margin-top:55.8pt;width:114.95pt;height:27.8pt;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" adj="-4251,7617" fillcolor="white [3212]" strokecolor="red" strokeweight="1.5pt">
                <v:textbox>
                  <w:txbxContent>
                    <w:p w14:paraId="32336DE2" w14:textId="751CC167" w:rsidR="00C56D8E" w:rsidRDefault="00C56D8E" w:rsidP="00C56D8E">
                      <w:pPr>
                        <w:ind w:left="0"/>
                        <w:jc w:val="center"/>
                      </w:pPr>
                      <w:r>
                        <w:t>SEQUENCE NUM: 0</w:t>
                      </w:r>
                    </w:p>
                  </w:txbxContent>
                </v:textbox>
              </v:shape>
            </w:pict>
          </mc:Fallback>
        </mc:AlternateContent>
      </w:r>
      <w:r w:rsidR="002854F8">
        <w:rPr>
          <w:noProof/>
        </w:rPr>
        <mc:AlternateContent>
          <mc:Choice Requires="wps">
            <w:drawing>
              <wp:anchor distT="0" distB="0" distL="114300" distR="114300" simplePos="0" relativeHeight="251261952" behindDoc="0" locked="0" layoutInCell="1" allowOverlap="1" wp14:anchorId="3FDBEEBF" wp14:editId="7047F72B">
                <wp:simplePos x="0" y="0"/>
                <wp:positionH relativeFrom="margin">
                  <wp:posOffset>1631587</wp:posOffset>
                </wp:positionH>
                <wp:positionV relativeFrom="paragraph">
                  <wp:posOffset>1404231</wp:posOffset>
                </wp:positionV>
                <wp:extent cx="1026367" cy="340568"/>
                <wp:effectExtent l="0" t="0" r="21590" b="21590"/>
                <wp:wrapNone/>
                <wp:docPr id="1923467900" name="Rectangle 5"/>
                <wp:cNvGraphicFramePr/>
                <a:graphic xmlns:a="http://schemas.openxmlformats.org/drawingml/2006/main">
                  <a:graphicData uri="http://schemas.microsoft.com/office/word/2010/wordprocessingShape">
                    <wps:wsp>
                      <wps:cNvSpPr/>
                      <wps:spPr>
                        <a:xfrm>
                          <a:off x="0" y="0"/>
                          <a:ext cx="1026367" cy="340568"/>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67F32" id="Rectangle 5" o:spid="_x0000_s1026" style="position:absolute;margin-left:128.45pt;margin-top:110.55pt;width:80.8pt;height:26.8pt;z-index:25126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" filled="f" strokecolor="red" strokeweight="1.5pt">
                <v:stroke dashstyle="dash"/>
                <w10:wrap anchorx="margin"/>
              </v:rect>
            </w:pict>
          </mc:Fallback>
        </mc:AlternateContent>
      </w:r>
      <w:r w:rsidR="009F76A1">
        <w:rPr>
          <w:noProof/>
        </w:rPr>
        <mc:AlternateContent>
          <mc:Choice Requires="wps">
            <w:drawing>
              <wp:anchor distT="0" distB="0" distL="114300" distR="114300" simplePos="0" relativeHeight="251260928" behindDoc="0" locked="0" layoutInCell="1" allowOverlap="1" wp14:anchorId="523B6EE2" wp14:editId="38868590">
                <wp:simplePos x="0" y="0"/>
                <wp:positionH relativeFrom="margin">
                  <wp:posOffset>1678240</wp:posOffset>
                </wp:positionH>
                <wp:positionV relativeFrom="paragraph">
                  <wp:posOffset>1012346</wp:posOffset>
                </wp:positionV>
                <wp:extent cx="1978090" cy="265922"/>
                <wp:effectExtent l="0" t="0" r="22225" b="20320"/>
                <wp:wrapNone/>
                <wp:docPr id="103916496" name="Rectangle 5"/>
                <wp:cNvGraphicFramePr/>
                <a:graphic xmlns:a="http://schemas.openxmlformats.org/drawingml/2006/main">
                  <a:graphicData uri="http://schemas.microsoft.com/office/word/2010/wordprocessingShape">
                    <wps:wsp>
                      <wps:cNvSpPr/>
                      <wps:spPr>
                        <a:xfrm>
                          <a:off x="0" y="0"/>
                          <a:ext cx="1978090" cy="265922"/>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C8381" id="Rectangle 5" o:spid="_x0000_s1026" style="position:absolute;margin-left:132.15pt;margin-top:79.7pt;width:155.75pt;height:20.95pt;z-index:25126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" filled="f" strokecolor="red" strokeweight="1.5pt">
                <v:stroke dashstyle="dash"/>
                <w10:wrap anchorx="margin"/>
              </v:rect>
            </w:pict>
          </mc:Fallback>
        </mc:AlternateContent>
      </w:r>
      <w:r w:rsidR="009F76A1">
        <w:rPr>
          <w:noProof/>
        </w:rPr>
        <mc:AlternateContent>
          <mc:Choice Requires="wps">
            <w:drawing>
              <wp:anchor distT="0" distB="0" distL="114300" distR="114300" simplePos="0" relativeHeight="251259904" behindDoc="0" locked="0" layoutInCell="1" allowOverlap="1" wp14:anchorId="0B2D83B6" wp14:editId="0721C362">
                <wp:simplePos x="0" y="0"/>
                <wp:positionH relativeFrom="margin">
                  <wp:posOffset>1967488</wp:posOffset>
                </wp:positionH>
                <wp:positionV relativeFrom="paragraph">
                  <wp:posOffset>657782</wp:posOffset>
                </wp:positionV>
                <wp:extent cx="1422919" cy="261257"/>
                <wp:effectExtent l="0" t="0" r="25400" b="24765"/>
                <wp:wrapNone/>
                <wp:docPr id="1515165544" name="Rectangle 5"/>
                <wp:cNvGraphicFramePr/>
                <a:graphic xmlns:a="http://schemas.openxmlformats.org/drawingml/2006/main">
                  <a:graphicData uri="http://schemas.microsoft.com/office/word/2010/wordprocessingShape">
                    <wps:wsp>
                      <wps:cNvSpPr/>
                      <wps:spPr>
                        <a:xfrm>
                          <a:off x="0" y="0"/>
                          <a:ext cx="1422919" cy="26125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CF033" id="Rectangle 5" o:spid="_x0000_s1026" style="position:absolute;margin-left:154.9pt;margin-top:51.8pt;width:112.05pt;height:20.55pt;z-index:25125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" filled="f" strokecolor="red" strokeweight="1.5pt">
                <v:stroke dashstyle="dash"/>
                <w10:wrap anchorx="margin"/>
              </v:rect>
            </w:pict>
          </mc:Fallback>
        </mc:AlternateContent>
      </w:r>
      <w:r w:rsidR="009F76A1">
        <w:rPr>
          <w:noProof/>
        </w:rPr>
        <mc:AlternateContent>
          <mc:Choice Requires="wps">
            <w:drawing>
              <wp:anchor distT="0" distB="0" distL="114300" distR="114300" simplePos="0" relativeHeight="251258880" behindDoc="0" locked="0" layoutInCell="1" allowOverlap="1" wp14:anchorId="4F8F2303" wp14:editId="11EBC83E">
                <wp:simplePos x="0" y="0"/>
                <wp:positionH relativeFrom="margin">
                  <wp:posOffset>3101160</wp:posOffset>
                </wp:positionH>
                <wp:positionV relativeFrom="paragraph">
                  <wp:posOffset>298554</wp:posOffset>
                </wp:positionV>
                <wp:extent cx="1287624" cy="214241"/>
                <wp:effectExtent l="0" t="0" r="27305" b="14605"/>
                <wp:wrapNone/>
                <wp:docPr id="1110332274" name="Rectangle 5"/>
                <wp:cNvGraphicFramePr/>
                <a:graphic xmlns:a="http://schemas.openxmlformats.org/drawingml/2006/main">
                  <a:graphicData uri="http://schemas.microsoft.com/office/word/2010/wordprocessingShape">
                    <wps:wsp>
                      <wps:cNvSpPr/>
                      <wps:spPr>
                        <a:xfrm>
                          <a:off x="0" y="0"/>
                          <a:ext cx="1287624" cy="214241"/>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D528C" id="Rectangle 5" o:spid="_x0000_s1026" style="position:absolute;margin-left:244.2pt;margin-top:23.5pt;width:101.4pt;height:16.85pt;z-index:25125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" filled="f" strokecolor="red" strokeweight="1.5pt">
                <v:stroke dashstyle="dash"/>
                <w10:wrap anchorx="margin"/>
              </v:rect>
            </w:pict>
          </mc:Fallback>
        </mc:AlternateContent>
      </w:r>
      <w:r w:rsidR="009F76A1">
        <w:rPr>
          <w:noProof/>
        </w:rPr>
        <mc:AlternateContent>
          <mc:Choice Requires="wps">
            <w:drawing>
              <wp:anchor distT="0" distB="0" distL="114300" distR="114300" simplePos="0" relativeHeight="251257856" behindDoc="0" locked="0" layoutInCell="1" allowOverlap="1" wp14:anchorId="0AAF6255" wp14:editId="64AD758B">
                <wp:simplePos x="0" y="0"/>
                <wp:positionH relativeFrom="margin">
                  <wp:posOffset>986815</wp:posOffset>
                </wp:positionH>
                <wp:positionV relativeFrom="paragraph">
                  <wp:posOffset>316334</wp:posOffset>
                </wp:positionV>
                <wp:extent cx="1259633" cy="195697"/>
                <wp:effectExtent l="0" t="0" r="17145" b="13970"/>
                <wp:wrapNone/>
                <wp:docPr id="871800387" name="Rectangle 5"/>
                <wp:cNvGraphicFramePr/>
                <a:graphic xmlns:a="http://schemas.openxmlformats.org/drawingml/2006/main">
                  <a:graphicData uri="http://schemas.microsoft.com/office/word/2010/wordprocessingShape">
                    <wps:wsp>
                      <wps:cNvSpPr/>
                      <wps:spPr>
                        <a:xfrm>
                          <a:off x="0" y="0"/>
                          <a:ext cx="1259633" cy="19569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4B783" id="Rectangle 5" o:spid="_x0000_s1026" style="position:absolute;margin-left:77.7pt;margin-top:24.9pt;width:99.2pt;height:15.4pt;z-index:25125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" filled="f" strokecolor="red" strokeweight="1.5pt">
                <v:stroke dashstyle="dash"/>
                <w10:wrap anchorx="margin"/>
              </v:rect>
            </w:pict>
          </mc:Fallback>
        </mc:AlternateContent>
      </w:r>
      <w:r w:rsidR="00864D89">
        <w:t xml:space="preserve"> </w:t>
      </w:r>
      <w:r w:rsidR="0049455D" w:rsidRPr="0049455D">
        <w:drawing>
          <wp:inline distT="0" distB="0" distL="0" distR="0" wp14:anchorId="45EB4946" wp14:editId="47E3C11C">
            <wp:extent cx="4603680" cy="2911151"/>
            <wp:effectExtent l="0" t="0" r="6985" b="3810"/>
            <wp:docPr id="768583038"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83038" name="Picture 1" descr="A white rectangular object with black text&#10;&#10;Description automatically generated"/>
                    <pic:cNvPicPr/>
                  </pic:nvPicPr>
                  <pic:blipFill>
                    <a:blip r:embed="rId49"/>
                    <a:stretch>
                      <a:fillRect/>
                    </a:stretch>
                  </pic:blipFill>
                  <pic:spPr>
                    <a:xfrm>
                      <a:off x="0" y="0"/>
                      <a:ext cx="4621357" cy="2922329"/>
                    </a:xfrm>
                    <a:prstGeom prst="rect">
                      <a:avLst/>
                    </a:prstGeom>
                  </pic:spPr>
                </pic:pic>
              </a:graphicData>
            </a:graphic>
          </wp:inline>
        </w:drawing>
      </w:r>
    </w:p>
    <w:p w14:paraId="04F10D4B" w14:textId="65641FE1" w:rsidR="00B254C7" w:rsidRDefault="00864D89">
      <w:pPr>
        <w:numPr>
          <w:ilvl w:val="0"/>
          <w:numId w:val="8"/>
        </w:numPr>
        <w:ind w:left="706" w:right="12" w:hanging="360"/>
      </w:pPr>
      <w:r>
        <w:t xml:space="preserve">Close the PDU and click </w:t>
      </w:r>
      <w:r>
        <w:rPr>
          <w:b/>
        </w:rPr>
        <w:t xml:space="preserve">Capture/Forward </w:t>
      </w:r>
      <w:r>
        <w:t xml:space="preserve">until a PDU returns to the </w:t>
      </w:r>
      <w:r>
        <w:rPr>
          <w:b/>
        </w:rPr>
        <w:t>FTP Client</w:t>
      </w:r>
      <w:r>
        <w:t xml:space="preserve"> with a checkmark. </w:t>
      </w:r>
    </w:p>
    <w:p w14:paraId="2EB4705A" w14:textId="105619A7" w:rsidR="00593F81" w:rsidRDefault="000757CB" w:rsidP="00593F81">
      <w:pPr>
        <w:ind w:left="706" w:right="12" w:firstLine="0"/>
      </w:pPr>
      <w:r>
        <w:rPr>
          <w:noProof/>
        </w:rPr>
        <mc:AlternateContent>
          <mc:Choice Requires="wps">
            <w:drawing>
              <wp:anchor distT="0" distB="0" distL="114300" distR="114300" simplePos="0" relativeHeight="251252736" behindDoc="0" locked="0" layoutInCell="1" allowOverlap="1" wp14:anchorId="63B8B892" wp14:editId="729FDEE0">
                <wp:simplePos x="0" y="0"/>
                <wp:positionH relativeFrom="column">
                  <wp:posOffset>593090</wp:posOffset>
                </wp:positionH>
                <wp:positionV relativeFrom="paragraph">
                  <wp:posOffset>570865</wp:posOffset>
                </wp:positionV>
                <wp:extent cx="1102360" cy="601980"/>
                <wp:effectExtent l="0" t="0" r="21590" b="693420"/>
                <wp:wrapNone/>
                <wp:docPr id="760893471" name="Speech Bubble: Rectangle 9"/>
                <wp:cNvGraphicFramePr/>
                <a:graphic xmlns:a="http://schemas.openxmlformats.org/drawingml/2006/main">
                  <a:graphicData uri="http://schemas.microsoft.com/office/word/2010/wordprocessingShape">
                    <wps:wsp>
                      <wps:cNvSpPr/>
                      <wps:spPr>
                        <a:xfrm>
                          <a:off x="0" y="0"/>
                          <a:ext cx="1102360" cy="601980"/>
                        </a:xfrm>
                        <a:prstGeom prst="wedgeRectCallout">
                          <a:avLst>
                            <a:gd name="adj1" fmla="val 34432"/>
                            <a:gd name="adj2" fmla="val 150552"/>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339FB7" w14:textId="22B51B62" w:rsidR="000757CB" w:rsidRDefault="00F26F16" w:rsidP="000757CB">
                            <w:pPr>
                              <w:ind w:left="0"/>
                              <w:jc w:val="center"/>
                            </w:pPr>
                            <w:r>
                              <w:t>Returns to FTP Client with a check mark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8B892" id="_x0000_s1061" type="#_x0000_t61" style="position:absolute;left:0;text-align:left;margin-left:46.7pt;margin-top:44.95pt;width:86.8pt;height:47.4pt;z-index:25125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" adj="18237,43319" filled="f" strokecolor="red" strokeweight="1.5pt">
                <v:textbox>
                  <w:txbxContent>
                    <w:p w14:paraId="3A339FB7" w14:textId="22B51B62" w:rsidR="000757CB" w:rsidRDefault="00F26F16" w:rsidP="000757CB">
                      <w:pPr>
                        <w:ind w:left="0"/>
                        <w:jc w:val="center"/>
                      </w:pPr>
                      <w:r>
                        <w:t>Returns to FTP Client with a check mark</w:t>
                      </w:r>
                    </w:p>
                  </w:txbxContent>
                </v:textbox>
              </v:shape>
            </w:pict>
          </mc:Fallback>
        </mc:AlternateContent>
      </w:r>
      <w:r>
        <w:rPr>
          <w:noProof/>
        </w:rPr>
        <mc:AlternateContent>
          <mc:Choice Requires="wps">
            <w:drawing>
              <wp:anchor distT="0" distB="0" distL="114300" distR="114300" simplePos="0" relativeHeight="251246592" behindDoc="0" locked="0" layoutInCell="1" allowOverlap="1" wp14:anchorId="6E0281CA" wp14:editId="7E95B702">
                <wp:simplePos x="0" y="0"/>
                <wp:positionH relativeFrom="margin">
                  <wp:posOffset>1065530</wp:posOffset>
                </wp:positionH>
                <wp:positionV relativeFrom="paragraph">
                  <wp:posOffset>1784350</wp:posOffset>
                </wp:positionV>
                <wp:extent cx="830580" cy="678180"/>
                <wp:effectExtent l="0" t="0" r="26670" b="26670"/>
                <wp:wrapNone/>
                <wp:docPr id="2115757440" name="Rectangle 5"/>
                <wp:cNvGraphicFramePr/>
                <a:graphic xmlns:a="http://schemas.openxmlformats.org/drawingml/2006/main">
                  <a:graphicData uri="http://schemas.microsoft.com/office/word/2010/wordprocessingShape">
                    <wps:wsp>
                      <wps:cNvSpPr/>
                      <wps:spPr>
                        <a:xfrm>
                          <a:off x="0" y="0"/>
                          <a:ext cx="830580" cy="6781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60CAD" id="Rectangle 5" o:spid="_x0000_s1026" style="position:absolute;margin-left:83.9pt;margin-top:140.5pt;width:65.4pt;height:53.4pt;z-index:25124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" filled="f" strokecolor="red" strokeweight="1.5pt">
                <v:stroke dashstyle="dash"/>
                <w10:wrap anchorx="margin"/>
              </v:rect>
            </w:pict>
          </mc:Fallback>
        </mc:AlternateContent>
      </w:r>
      <w:r w:rsidR="00593F81" w:rsidRPr="00593F81">
        <w:drawing>
          <wp:inline distT="0" distB="0" distL="0" distR="0" wp14:anchorId="3DEB7BF0" wp14:editId="29CC6CF7">
            <wp:extent cx="3230880" cy="2532311"/>
            <wp:effectExtent l="0" t="0" r="7620" b="1905"/>
            <wp:docPr id="34362135"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135" name="Picture 1" descr="A diagram of a computer network&#10;&#10;Description automatically generated"/>
                    <pic:cNvPicPr/>
                  </pic:nvPicPr>
                  <pic:blipFill>
                    <a:blip r:embed="rId50"/>
                    <a:stretch>
                      <a:fillRect/>
                    </a:stretch>
                  </pic:blipFill>
                  <pic:spPr>
                    <a:xfrm>
                      <a:off x="0" y="0"/>
                      <a:ext cx="3237424" cy="2537440"/>
                    </a:xfrm>
                    <a:prstGeom prst="rect">
                      <a:avLst/>
                    </a:prstGeom>
                  </pic:spPr>
                </pic:pic>
              </a:graphicData>
            </a:graphic>
          </wp:inline>
        </w:drawing>
      </w:r>
    </w:p>
    <w:p w14:paraId="7F8E36EA" w14:textId="038A0BBF" w:rsidR="00CE7415" w:rsidRDefault="00CE7415" w:rsidP="00593F81">
      <w:pPr>
        <w:ind w:left="706" w:right="12" w:firstLine="0"/>
      </w:pPr>
    </w:p>
    <w:p w14:paraId="0A30580B" w14:textId="77777777" w:rsidR="00CE7415" w:rsidRDefault="00CE7415" w:rsidP="00593F81">
      <w:pPr>
        <w:ind w:left="706" w:right="12" w:firstLine="0"/>
      </w:pPr>
    </w:p>
    <w:p w14:paraId="6A613627" w14:textId="77777777" w:rsidR="00CE7415" w:rsidRDefault="00CE7415" w:rsidP="00593F81">
      <w:pPr>
        <w:ind w:left="706" w:right="12" w:firstLine="0"/>
      </w:pPr>
    </w:p>
    <w:p w14:paraId="4E1E9B42" w14:textId="77777777" w:rsidR="00CE7415" w:rsidRDefault="00CE7415" w:rsidP="00593F81">
      <w:pPr>
        <w:ind w:left="706" w:right="12" w:firstLine="0"/>
      </w:pPr>
    </w:p>
    <w:p w14:paraId="6677B9A6" w14:textId="77777777" w:rsidR="00CE7415" w:rsidRDefault="00CE7415" w:rsidP="00593F81">
      <w:pPr>
        <w:ind w:left="706" w:right="12" w:firstLine="0"/>
      </w:pPr>
    </w:p>
    <w:p w14:paraId="703D2D02" w14:textId="4FD17B0C" w:rsidR="00CE7415" w:rsidRDefault="00CE7415" w:rsidP="00593F81">
      <w:pPr>
        <w:ind w:left="706" w:right="12" w:firstLine="0"/>
      </w:pPr>
    </w:p>
    <w:p w14:paraId="536FF019" w14:textId="517A7359" w:rsidR="008323BC" w:rsidRDefault="00864D89" w:rsidP="00CA288B">
      <w:pPr>
        <w:numPr>
          <w:ilvl w:val="0"/>
          <w:numId w:val="8"/>
        </w:numPr>
        <w:ind w:left="706" w:right="12" w:hanging="360"/>
      </w:pPr>
      <w:r>
        <w:lastRenderedPageBreak/>
        <w:t xml:space="preserve">Click the PDU envelope and select </w:t>
      </w:r>
      <w:r>
        <w:rPr>
          <w:b/>
        </w:rPr>
        <w:t>Inbound PDU Details</w:t>
      </w:r>
      <w:r>
        <w:t xml:space="preserve">. How are the port and sequence numbers different than before? </w:t>
      </w:r>
    </w:p>
    <w:p w14:paraId="17B85814" w14:textId="295F6A17" w:rsidR="008323BC" w:rsidRDefault="00A56708" w:rsidP="008323BC">
      <w:pPr>
        <w:ind w:right="12"/>
      </w:pPr>
      <w:r>
        <w:rPr>
          <w:noProof/>
        </w:rPr>
        <mc:AlternateContent>
          <mc:Choice Requires="wps">
            <w:drawing>
              <wp:anchor distT="0" distB="0" distL="114300" distR="114300" simplePos="0" relativeHeight="251414528" behindDoc="0" locked="0" layoutInCell="1" allowOverlap="1" wp14:anchorId="53B86F28" wp14:editId="59B15CAB">
                <wp:simplePos x="0" y="0"/>
                <wp:positionH relativeFrom="column">
                  <wp:posOffset>2772410</wp:posOffset>
                </wp:positionH>
                <wp:positionV relativeFrom="paragraph">
                  <wp:posOffset>47625</wp:posOffset>
                </wp:positionV>
                <wp:extent cx="1459865" cy="422275"/>
                <wp:effectExtent l="0" t="0" r="26035" b="301625"/>
                <wp:wrapNone/>
                <wp:docPr id="369692097" name="Speech Bubble: Rectangle 9"/>
                <wp:cNvGraphicFramePr/>
                <a:graphic xmlns:a="http://schemas.openxmlformats.org/drawingml/2006/main">
                  <a:graphicData uri="http://schemas.microsoft.com/office/word/2010/wordprocessingShape">
                    <wps:wsp>
                      <wps:cNvSpPr/>
                      <wps:spPr>
                        <a:xfrm>
                          <a:off x="0" y="0"/>
                          <a:ext cx="1459865" cy="422275"/>
                        </a:xfrm>
                        <a:prstGeom prst="wedgeRectCallout">
                          <a:avLst>
                            <a:gd name="adj1" fmla="val 26459"/>
                            <a:gd name="adj2" fmla="val 113664"/>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74F9B9" w14:textId="6FC06AAC" w:rsidR="00A56708" w:rsidRDefault="00A56708" w:rsidP="00A56708">
                            <w:pPr>
                              <w:ind w:left="0"/>
                              <w:jc w:val="center"/>
                            </w:pPr>
                            <w:r>
                              <w:t>DEST</w:t>
                            </w:r>
                            <w:r>
                              <w:t xml:space="preserve"> PORT: </w:t>
                            </w:r>
                            <w:r>
                              <w:t>1025</w:t>
                            </w:r>
                            <w:r>
                              <w:br/>
                              <w:t xml:space="preserve">(reversed)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86F28" id="_x0000_s1062" type="#_x0000_t61" style="position:absolute;left:0;text-align:left;margin-left:218.3pt;margin-top:3.75pt;width:114.95pt;height:33.25pt;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" adj="16515,35351" filled="f" strokecolor="red" strokeweight="1.5pt">
                <v:textbox>
                  <w:txbxContent>
                    <w:p w14:paraId="0A74F9B9" w14:textId="6FC06AAC" w:rsidR="00A56708" w:rsidRDefault="00A56708" w:rsidP="00A56708">
                      <w:pPr>
                        <w:ind w:left="0"/>
                        <w:jc w:val="center"/>
                      </w:pPr>
                      <w:r>
                        <w:t>DEST</w:t>
                      </w:r>
                      <w:r>
                        <w:t xml:space="preserve"> PORT: </w:t>
                      </w:r>
                      <w:r>
                        <w:t>1025</w:t>
                      </w:r>
                      <w:r>
                        <w:br/>
                        <w:t xml:space="preserve">(reversed) </w:t>
                      </w:r>
                    </w:p>
                  </w:txbxContent>
                </v:textbox>
              </v:shape>
            </w:pict>
          </mc:Fallback>
        </mc:AlternateContent>
      </w:r>
      <w:r w:rsidR="00A360C3">
        <w:rPr>
          <w:noProof/>
        </w:rPr>
        <mc:AlternateContent>
          <mc:Choice Requires="wps">
            <w:drawing>
              <wp:anchor distT="0" distB="0" distL="114300" distR="114300" simplePos="0" relativeHeight="251382784" behindDoc="0" locked="0" layoutInCell="1" allowOverlap="1" wp14:anchorId="1AB9968F" wp14:editId="09BAEAC4">
                <wp:simplePos x="0" y="0"/>
                <wp:positionH relativeFrom="column">
                  <wp:posOffset>678030</wp:posOffset>
                </wp:positionH>
                <wp:positionV relativeFrom="paragraph">
                  <wp:posOffset>21876</wp:posOffset>
                </wp:positionV>
                <wp:extent cx="1459865" cy="422398"/>
                <wp:effectExtent l="0" t="0" r="26035" b="339725"/>
                <wp:wrapNone/>
                <wp:docPr id="629018184" name="Speech Bubble: Rectangle 9"/>
                <wp:cNvGraphicFramePr/>
                <a:graphic xmlns:a="http://schemas.openxmlformats.org/drawingml/2006/main">
                  <a:graphicData uri="http://schemas.microsoft.com/office/word/2010/wordprocessingShape">
                    <wps:wsp>
                      <wps:cNvSpPr/>
                      <wps:spPr>
                        <a:xfrm>
                          <a:off x="0" y="0"/>
                          <a:ext cx="1459865" cy="422398"/>
                        </a:xfrm>
                        <a:prstGeom prst="wedgeRectCallout">
                          <a:avLst>
                            <a:gd name="adj1" fmla="val 29069"/>
                            <a:gd name="adj2" fmla="val 122687"/>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2DECEF" w14:textId="2FFB31D3" w:rsidR="00587B0D" w:rsidRDefault="00587B0D" w:rsidP="00587B0D">
                            <w:pPr>
                              <w:ind w:left="0"/>
                              <w:jc w:val="center"/>
                            </w:pPr>
                            <w:r>
                              <w:t xml:space="preserve">SRC PORT: </w:t>
                            </w:r>
                            <w:r w:rsidR="009259EC">
                              <w:t>21</w:t>
                            </w:r>
                            <w:r w:rsidR="009259EC">
                              <w:br/>
                            </w:r>
                            <w:r w:rsidR="00A360C3">
                              <w:t>(reversed)</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9968F" id="_x0000_s1063" type="#_x0000_t61" style="position:absolute;left:0;text-align:left;margin-left:53.4pt;margin-top:1.7pt;width:114.95pt;height:33.25pt;z-index:25138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" adj="17079,37300" filled="f" strokecolor="red" strokeweight="1.5pt">
                <v:textbox>
                  <w:txbxContent>
                    <w:p w14:paraId="392DECEF" w14:textId="2FFB31D3" w:rsidR="00587B0D" w:rsidRDefault="00587B0D" w:rsidP="00587B0D">
                      <w:pPr>
                        <w:ind w:left="0"/>
                        <w:jc w:val="center"/>
                      </w:pPr>
                      <w:r>
                        <w:t xml:space="preserve">SRC PORT: </w:t>
                      </w:r>
                      <w:r w:rsidR="009259EC">
                        <w:t>21</w:t>
                      </w:r>
                      <w:r w:rsidR="009259EC">
                        <w:br/>
                      </w:r>
                      <w:r w:rsidR="00A360C3">
                        <w:t>(reversed)</w:t>
                      </w:r>
                      <w:r>
                        <w:t xml:space="preserve"> </w:t>
                      </w:r>
                    </w:p>
                  </w:txbxContent>
                </v:textbox>
              </v:shape>
            </w:pict>
          </mc:Fallback>
        </mc:AlternateContent>
      </w:r>
    </w:p>
    <w:p w14:paraId="293F7BAF" w14:textId="787889A3" w:rsidR="008323BC" w:rsidRDefault="008323BC" w:rsidP="008323BC">
      <w:pPr>
        <w:ind w:right="12"/>
      </w:pPr>
    </w:p>
    <w:p w14:paraId="0CFD7CDF" w14:textId="022A3AD8" w:rsidR="00B254C7" w:rsidRDefault="00D70818">
      <w:pPr>
        <w:spacing w:after="103" w:line="259" w:lineRule="auto"/>
        <w:ind w:left="721" w:firstLine="0"/>
        <w:jc w:val="left"/>
      </w:pPr>
      <w:r>
        <w:rPr>
          <w:noProof/>
        </w:rPr>
        <mc:AlternateContent>
          <mc:Choice Requires="wps">
            <w:drawing>
              <wp:anchor distT="0" distB="0" distL="114300" distR="114300" simplePos="0" relativeHeight="251421696" behindDoc="0" locked="0" layoutInCell="1" allowOverlap="1" wp14:anchorId="42DC96F6" wp14:editId="128D229A">
                <wp:simplePos x="0" y="0"/>
                <wp:positionH relativeFrom="margin">
                  <wp:align>left</wp:align>
                </wp:positionH>
                <wp:positionV relativeFrom="paragraph">
                  <wp:posOffset>959485</wp:posOffset>
                </wp:positionV>
                <wp:extent cx="1133475" cy="495300"/>
                <wp:effectExtent l="0" t="0" r="542925" b="19050"/>
                <wp:wrapNone/>
                <wp:docPr id="1915631162" name="Speech Bubble: Rectangle 9"/>
                <wp:cNvGraphicFramePr/>
                <a:graphic xmlns:a="http://schemas.openxmlformats.org/drawingml/2006/main">
                  <a:graphicData uri="http://schemas.microsoft.com/office/word/2010/wordprocessingShape">
                    <wps:wsp>
                      <wps:cNvSpPr/>
                      <wps:spPr>
                        <a:xfrm>
                          <a:off x="0" y="0"/>
                          <a:ext cx="1133475" cy="495300"/>
                        </a:xfrm>
                        <a:prstGeom prst="wedgeRectCallout">
                          <a:avLst>
                            <a:gd name="adj1" fmla="val 92399"/>
                            <a:gd name="adj2" fmla="val -1523"/>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379CA8" w14:textId="7D1C4E42" w:rsidR="00D70818" w:rsidRDefault="00D70818" w:rsidP="00D70818">
                            <w:pPr>
                              <w:ind w:left="0"/>
                              <w:jc w:val="center"/>
                            </w:pPr>
                            <w:r>
                              <w:t xml:space="preserve">ACK NUM: </w:t>
                            </w:r>
                            <w:r w:rsidR="00FA204D">
                              <w:t>1</w:t>
                            </w:r>
                          </w:p>
                          <w:p w14:paraId="15240CB7" w14:textId="5BB6A712" w:rsidR="00CE5342" w:rsidRDefault="00CE5342" w:rsidP="00D70818">
                            <w:pPr>
                              <w:ind w:left="0"/>
                              <w:jc w:val="center"/>
                            </w:pPr>
                            <w:r>
                              <w:t>(changed)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C96F6" id="_x0000_s1064" type="#_x0000_t61" style="position:absolute;left:0;text-align:left;margin-left:0;margin-top:75.55pt;width:89.25pt;height:39pt;z-index:251421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" adj="30758,10471" fillcolor="white [3212]" strokecolor="red" strokeweight="1.5pt">
                <v:textbox>
                  <w:txbxContent>
                    <w:p w14:paraId="64379CA8" w14:textId="7D1C4E42" w:rsidR="00D70818" w:rsidRDefault="00D70818" w:rsidP="00D70818">
                      <w:pPr>
                        <w:ind w:left="0"/>
                        <w:jc w:val="center"/>
                      </w:pPr>
                      <w:r>
                        <w:t xml:space="preserve">ACK NUM: </w:t>
                      </w:r>
                      <w:r w:rsidR="00FA204D">
                        <w:t>1</w:t>
                      </w:r>
                    </w:p>
                    <w:p w14:paraId="15240CB7" w14:textId="5BB6A712" w:rsidR="00CE5342" w:rsidRDefault="00CE5342" w:rsidP="00D70818">
                      <w:pPr>
                        <w:ind w:left="0"/>
                        <w:jc w:val="center"/>
                      </w:pPr>
                      <w:r>
                        <w:t>(changed)</w:t>
                      </w:r>
                    </w:p>
                  </w:txbxContent>
                </v:textbox>
                <w10:wrap anchorx="margin"/>
              </v:shape>
            </w:pict>
          </mc:Fallback>
        </mc:AlternateContent>
      </w:r>
      <w:r w:rsidR="00A56708">
        <w:rPr>
          <w:noProof/>
        </w:rPr>
        <mc:AlternateContent>
          <mc:Choice Requires="wps">
            <w:drawing>
              <wp:anchor distT="0" distB="0" distL="114300" distR="114300" simplePos="0" relativeHeight="251420672" behindDoc="0" locked="0" layoutInCell="1" allowOverlap="1" wp14:anchorId="4520E8BD" wp14:editId="3B5B59DD">
                <wp:simplePos x="0" y="0"/>
                <wp:positionH relativeFrom="column">
                  <wp:posOffset>3656330</wp:posOffset>
                </wp:positionH>
                <wp:positionV relativeFrom="paragraph">
                  <wp:posOffset>698500</wp:posOffset>
                </wp:positionV>
                <wp:extent cx="1459865" cy="571500"/>
                <wp:effectExtent l="323850" t="0" r="26035" b="19050"/>
                <wp:wrapNone/>
                <wp:docPr id="631689408" name="Speech Bubble: Rectangle 9"/>
                <wp:cNvGraphicFramePr/>
                <a:graphic xmlns:a="http://schemas.openxmlformats.org/drawingml/2006/main">
                  <a:graphicData uri="http://schemas.microsoft.com/office/word/2010/wordprocessingShape">
                    <wps:wsp>
                      <wps:cNvSpPr/>
                      <wps:spPr>
                        <a:xfrm>
                          <a:off x="0" y="0"/>
                          <a:ext cx="1459865" cy="571500"/>
                        </a:xfrm>
                        <a:prstGeom prst="wedgeRectCallout">
                          <a:avLst>
                            <a:gd name="adj1" fmla="val -69679"/>
                            <a:gd name="adj2" fmla="val -14737"/>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D59A00" w14:textId="77777777" w:rsidR="00A56708" w:rsidRDefault="00A56708" w:rsidP="00A56708">
                            <w:pPr>
                              <w:ind w:left="0"/>
                              <w:jc w:val="center"/>
                            </w:pPr>
                            <w:r>
                              <w:t>SEQUENCE NUM: 0</w:t>
                            </w:r>
                          </w:p>
                          <w:p w14:paraId="3C942B7B" w14:textId="19B5B09A" w:rsidR="00811A30" w:rsidRDefault="00811A30" w:rsidP="00A56708">
                            <w:pPr>
                              <w:ind w:left="0"/>
                              <w:jc w:val="center"/>
                            </w:pPr>
                            <w:r>
                              <w:t>(unchange</w:t>
                            </w:r>
                            <w:r w:rsidR="00992192">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0E8BD" id="_x0000_s1065" type="#_x0000_t61" style="position:absolute;left:0;text-align:left;margin-left:287.9pt;margin-top:55pt;width:114.95pt;height:45pt;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" adj="-4251,7617" fillcolor="white [3212]" strokecolor="red" strokeweight="1.5pt">
                <v:textbox>
                  <w:txbxContent>
                    <w:p w14:paraId="06D59A00" w14:textId="77777777" w:rsidR="00A56708" w:rsidRDefault="00A56708" w:rsidP="00A56708">
                      <w:pPr>
                        <w:ind w:left="0"/>
                        <w:jc w:val="center"/>
                      </w:pPr>
                      <w:r>
                        <w:t>SEQUENCE NUM: 0</w:t>
                      </w:r>
                    </w:p>
                    <w:p w14:paraId="3C942B7B" w14:textId="19B5B09A" w:rsidR="00811A30" w:rsidRDefault="00811A30" w:rsidP="00A56708">
                      <w:pPr>
                        <w:ind w:left="0"/>
                        <w:jc w:val="center"/>
                      </w:pPr>
                      <w:r>
                        <w:t>(unchange</w:t>
                      </w:r>
                      <w:r w:rsidR="00992192">
                        <w:t>d)</w:t>
                      </w:r>
                    </w:p>
                  </w:txbxContent>
                </v:textbox>
              </v:shape>
            </w:pict>
          </mc:Fallback>
        </mc:AlternateContent>
      </w:r>
      <w:r w:rsidR="000122EA">
        <w:rPr>
          <w:noProof/>
        </w:rPr>
        <mc:AlternateContent>
          <mc:Choice Requires="wps">
            <w:drawing>
              <wp:anchor distT="0" distB="0" distL="114300" distR="114300" simplePos="0" relativeHeight="251383808" behindDoc="0" locked="0" layoutInCell="1" allowOverlap="1" wp14:anchorId="35C5D01E" wp14:editId="0394343E">
                <wp:simplePos x="0" y="0"/>
                <wp:positionH relativeFrom="margin">
                  <wp:posOffset>2451123</wp:posOffset>
                </wp:positionH>
                <wp:positionV relativeFrom="paragraph">
                  <wp:posOffset>1983806</wp:posOffset>
                </wp:positionV>
                <wp:extent cx="1594151" cy="310515"/>
                <wp:effectExtent l="285750" t="323850" r="25400" b="13335"/>
                <wp:wrapNone/>
                <wp:docPr id="601804867" name="Speech Bubble: Rectangle 9"/>
                <wp:cNvGraphicFramePr/>
                <a:graphic xmlns:a="http://schemas.openxmlformats.org/drawingml/2006/main">
                  <a:graphicData uri="http://schemas.microsoft.com/office/word/2010/wordprocessingShape">
                    <wps:wsp>
                      <wps:cNvSpPr/>
                      <wps:spPr>
                        <a:xfrm>
                          <a:off x="0" y="0"/>
                          <a:ext cx="1594151" cy="310515"/>
                        </a:xfrm>
                        <a:prstGeom prst="wedgeRectCallout">
                          <a:avLst>
                            <a:gd name="adj1" fmla="val -64927"/>
                            <a:gd name="adj2" fmla="val -144026"/>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57FB" w14:textId="27D33160" w:rsidR="00587B0D" w:rsidRDefault="00587B0D" w:rsidP="00587B0D">
                            <w:pPr>
                              <w:ind w:left="0"/>
                              <w:jc w:val="center"/>
                            </w:pPr>
                            <w:r>
                              <w:t>FLAGS = SYN</w:t>
                            </w:r>
                            <w:r w:rsidR="000122EA">
                              <w:t xml:space="preserve"> + 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5D01E" id="_x0000_s1066" type="#_x0000_t61" style="position:absolute;left:0;text-align:left;margin-left:193pt;margin-top:156.2pt;width:125.5pt;height:24.45pt;z-index:25138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" adj="-3224,-20310" fillcolor="white [3212]" strokecolor="red" strokeweight="1.5pt">
                <v:textbox>
                  <w:txbxContent>
                    <w:p w14:paraId="3AA657FB" w14:textId="27D33160" w:rsidR="00587B0D" w:rsidRDefault="00587B0D" w:rsidP="00587B0D">
                      <w:pPr>
                        <w:ind w:left="0"/>
                        <w:jc w:val="center"/>
                      </w:pPr>
                      <w:r>
                        <w:t>FLAGS = SYN</w:t>
                      </w:r>
                      <w:r w:rsidR="000122EA">
                        <w:t xml:space="preserve"> + ACK</w:t>
                      </w:r>
                    </w:p>
                  </w:txbxContent>
                </v:textbox>
                <w10:wrap anchorx="margin"/>
              </v:shape>
            </w:pict>
          </mc:Fallback>
        </mc:AlternateContent>
      </w:r>
      <w:r w:rsidR="008323BC">
        <w:rPr>
          <w:noProof/>
        </w:rPr>
        <mc:AlternateContent>
          <mc:Choice Requires="wps">
            <w:drawing>
              <wp:anchor distT="0" distB="0" distL="114300" distR="114300" simplePos="0" relativeHeight="251380736" behindDoc="0" locked="0" layoutInCell="1" allowOverlap="1" wp14:anchorId="6B0E5305" wp14:editId="70CF21CA">
                <wp:simplePos x="0" y="0"/>
                <wp:positionH relativeFrom="margin">
                  <wp:posOffset>1612926</wp:posOffset>
                </wp:positionH>
                <wp:positionV relativeFrom="paragraph">
                  <wp:posOffset>1380722</wp:posOffset>
                </wp:positionV>
                <wp:extent cx="956388" cy="303245"/>
                <wp:effectExtent l="0" t="0" r="15240" b="20955"/>
                <wp:wrapNone/>
                <wp:docPr id="2071172768" name="Rectangle 5"/>
                <wp:cNvGraphicFramePr/>
                <a:graphic xmlns:a="http://schemas.openxmlformats.org/drawingml/2006/main">
                  <a:graphicData uri="http://schemas.microsoft.com/office/word/2010/wordprocessingShape">
                    <wps:wsp>
                      <wps:cNvSpPr/>
                      <wps:spPr>
                        <a:xfrm>
                          <a:off x="0" y="0"/>
                          <a:ext cx="956388" cy="30324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A76F2" id="Rectangle 5" o:spid="_x0000_s1026" style="position:absolute;margin-left:127pt;margin-top:108.7pt;width:75.3pt;height:23.9pt;z-index:25138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" filled="f" strokecolor="red" strokeweight="1.5pt">
                <v:stroke dashstyle="dash"/>
                <w10:wrap anchorx="margin"/>
              </v:rect>
            </w:pict>
          </mc:Fallback>
        </mc:AlternateContent>
      </w:r>
      <w:r w:rsidR="008323BC">
        <w:rPr>
          <w:noProof/>
        </w:rPr>
        <mc:AlternateContent>
          <mc:Choice Requires="wps">
            <w:drawing>
              <wp:anchor distT="0" distB="0" distL="114300" distR="114300" simplePos="0" relativeHeight="251379712" behindDoc="0" locked="0" layoutInCell="1" allowOverlap="1" wp14:anchorId="611DDE9F" wp14:editId="22B5AA33">
                <wp:simplePos x="0" y="0"/>
                <wp:positionH relativeFrom="margin">
                  <wp:posOffset>1636252</wp:posOffset>
                </wp:positionH>
                <wp:positionV relativeFrom="paragraph">
                  <wp:posOffset>1016829</wp:posOffset>
                </wp:positionV>
                <wp:extent cx="1870788" cy="223935"/>
                <wp:effectExtent l="0" t="0" r="15240" b="24130"/>
                <wp:wrapNone/>
                <wp:docPr id="431186116" name="Rectangle 5"/>
                <wp:cNvGraphicFramePr/>
                <a:graphic xmlns:a="http://schemas.openxmlformats.org/drawingml/2006/main">
                  <a:graphicData uri="http://schemas.microsoft.com/office/word/2010/wordprocessingShape">
                    <wps:wsp>
                      <wps:cNvSpPr/>
                      <wps:spPr>
                        <a:xfrm>
                          <a:off x="0" y="0"/>
                          <a:ext cx="1870788" cy="22393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C100B" id="Rectangle 5" o:spid="_x0000_s1026" style="position:absolute;margin-left:128.85pt;margin-top:80.05pt;width:147.3pt;height:17.65pt;z-index:25137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" filled="f" strokecolor="red" strokeweight="1.5pt">
                <v:stroke dashstyle="dash"/>
                <w10:wrap anchorx="margin"/>
              </v:rect>
            </w:pict>
          </mc:Fallback>
        </mc:AlternateContent>
      </w:r>
      <w:r w:rsidR="008323BC">
        <w:rPr>
          <w:noProof/>
        </w:rPr>
        <mc:AlternateContent>
          <mc:Choice Requires="wps">
            <w:drawing>
              <wp:anchor distT="0" distB="0" distL="114300" distR="114300" simplePos="0" relativeHeight="251378688" behindDoc="0" locked="0" layoutInCell="1" allowOverlap="1" wp14:anchorId="11B96F22" wp14:editId="3E94A558">
                <wp:simplePos x="0" y="0"/>
                <wp:positionH relativeFrom="margin">
                  <wp:posOffset>1860187</wp:posOffset>
                </wp:positionH>
                <wp:positionV relativeFrom="paragraph">
                  <wp:posOffset>690258</wp:posOffset>
                </wp:positionV>
                <wp:extent cx="1446245" cy="181947"/>
                <wp:effectExtent l="0" t="0" r="20955" b="27940"/>
                <wp:wrapNone/>
                <wp:docPr id="1042825676" name="Rectangle 5"/>
                <wp:cNvGraphicFramePr/>
                <a:graphic xmlns:a="http://schemas.openxmlformats.org/drawingml/2006/main">
                  <a:graphicData uri="http://schemas.microsoft.com/office/word/2010/wordprocessingShape">
                    <wps:wsp>
                      <wps:cNvSpPr/>
                      <wps:spPr>
                        <a:xfrm>
                          <a:off x="0" y="0"/>
                          <a:ext cx="1446245" cy="18194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571CC" id="Rectangle 5" o:spid="_x0000_s1026" style="position:absolute;margin-left:146.45pt;margin-top:54.35pt;width:113.9pt;height:14.35pt;z-index:25137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" filled="f" strokecolor="red" strokeweight="1.5pt">
                <v:stroke dashstyle="dash"/>
                <w10:wrap anchorx="margin"/>
              </v:rect>
            </w:pict>
          </mc:Fallback>
        </mc:AlternateContent>
      </w:r>
      <w:r w:rsidR="008323BC">
        <w:rPr>
          <w:noProof/>
        </w:rPr>
        <mc:AlternateContent>
          <mc:Choice Requires="wps">
            <w:drawing>
              <wp:anchor distT="0" distB="0" distL="114300" distR="114300" simplePos="0" relativeHeight="251377664" behindDoc="0" locked="0" layoutInCell="1" allowOverlap="1" wp14:anchorId="5380C189" wp14:editId="2656EACF">
                <wp:simplePos x="0" y="0"/>
                <wp:positionH relativeFrom="margin">
                  <wp:posOffset>2881889</wp:posOffset>
                </wp:positionH>
                <wp:positionV relativeFrom="paragraph">
                  <wp:posOffset>279711</wp:posOffset>
                </wp:positionV>
                <wp:extent cx="1446245" cy="242596"/>
                <wp:effectExtent l="0" t="0" r="20955" b="24130"/>
                <wp:wrapNone/>
                <wp:docPr id="1253319479" name="Rectangle 5"/>
                <wp:cNvGraphicFramePr/>
                <a:graphic xmlns:a="http://schemas.openxmlformats.org/drawingml/2006/main">
                  <a:graphicData uri="http://schemas.microsoft.com/office/word/2010/wordprocessingShape">
                    <wps:wsp>
                      <wps:cNvSpPr/>
                      <wps:spPr>
                        <a:xfrm>
                          <a:off x="0" y="0"/>
                          <a:ext cx="1446245" cy="242596"/>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CD636" id="Rectangle 5" o:spid="_x0000_s1026" style="position:absolute;margin-left:226.9pt;margin-top:22pt;width:113.9pt;height:19.1pt;z-index:25137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" filled="f" strokecolor="red" strokeweight="1.5pt">
                <v:stroke dashstyle="dash"/>
                <w10:wrap anchorx="margin"/>
              </v:rect>
            </w:pict>
          </mc:Fallback>
        </mc:AlternateContent>
      </w:r>
      <w:r w:rsidR="008323BC">
        <w:rPr>
          <w:noProof/>
        </w:rPr>
        <mc:AlternateContent>
          <mc:Choice Requires="wps">
            <w:drawing>
              <wp:anchor distT="0" distB="0" distL="114300" distR="114300" simplePos="0" relativeHeight="251376640" behindDoc="0" locked="0" layoutInCell="1" allowOverlap="1" wp14:anchorId="528ADA3B" wp14:editId="79989A2A">
                <wp:simplePos x="0" y="0"/>
                <wp:positionH relativeFrom="margin">
                  <wp:posOffset>875809</wp:posOffset>
                </wp:positionH>
                <wp:positionV relativeFrom="paragraph">
                  <wp:posOffset>287162</wp:posOffset>
                </wp:positionV>
                <wp:extent cx="1231640" cy="205273"/>
                <wp:effectExtent l="0" t="0" r="26035" b="23495"/>
                <wp:wrapNone/>
                <wp:docPr id="2000485524" name="Rectangle 5"/>
                <wp:cNvGraphicFramePr/>
                <a:graphic xmlns:a="http://schemas.openxmlformats.org/drawingml/2006/main">
                  <a:graphicData uri="http://schemas.microsoft.com/office/word/2010/wordprocessingShape">
                    <wps:wsp>
                      <wps:cNvSpPr/>
                      <wps:spPr>
                        <a:xfrm>
                          <a:off x="0" y="0"/>
                          <a:ext cx="1231640" cy="205273"/>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BFF17" id="Rectangle 5" o:spid="_x0000_s1026" style="position:absolute;margin-left:68.95pt;margin-top:22.6pt;width:97pt;height:16.15pt;z-index:25137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" filled="f" strokecolor="red" strokeweight="1.5pt">
                <v:stroke dashstyle="dash"/>
                <w10:wrap anchorx="margin"/>
              </v:rect>
            </w:pict>
          </mc:Fallback>
        </mc:AlternateContent>
      </w:r>
      <w:r w:rsidR="00864D89">
        <w:t xml:space="preserve"> </w:t>
      </w:r>
      <w:r w:rsidR="00952E92" w:rsidRPr="00952E92">
        <w:drawing>
          <wp:inline distT="0" distB="0" distL="0" distR="0" wp14:anchorId="1B887EF2" wp14:editId="604E6923">
            <wp:extent cx="4442460" cy="2817369"/>
            <wp:effectExtent l="0" t="0" r="0" b="2540"/>
            <wp:docPr id="1672627286"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27286" name="Picture 1" descr="A white rectangular object with black text&#10;&#10;Description automatically generated"/>
                    <pic:cNvPicPr/>
                  </pic:nvPicPr>
                  <pic:blipFill>
                    <a:blip r:embed="rId51"/>
                    <a:stretch>
                      <a:fillRect/>
                    </a:stretch>
                  </pic:blipFill>
                  <pic:spPr>
                    <a:xfrm>
                      <a:off x="0" y="0"/>
                      <a:ext cx="4448805" cy="2821393"/>
                    </a:xfrm>
                    <a:prstGeom prst="rect">
                      <a:avLst/>
                    </a:prstGeom>
                  </pic:spPr>
                </pic:pic>
              </a:graphicData>
            </a:graphic>
          </wp:inline>
        </w:drawing>
      </w:r>
    </w:p>
    <w:p w14:paraId="092716C6" w14:textId="63034C63" w:rsidR="000122EA" w:rsidRDefault="000F6E12">
      <w:pPr>
        <w:spacing w:after="103" w:line="259" w:lineRule="auto"/>
        <w:ind w:left="721" w:firstLine="0"/>
        <w:jc w:val="left"/>
      </w:pPr>
      <w:r>
        <w:t xml:space="preserve">SRC PORT and DEST PORT are reversed, ACK changed to 1 and </w:t>
      </w:r>
      <w:r w:rsidR="00755659">
        <w:t>FLAGS changed to SYN + ACK</w:t>
      </w:r>
    </w:p>
    <w:p w14:paraId="5DD07A6B" w14:textId="77777777" w:rsidR="006F14A9" w:rsidRDefault="006F14A9">
      <w:pPr>
        <w:spacing w:after="103" w:line="259" w:lineRule="auto"/>
        <w:ind w:left="721" w:firstLine="0"/>
        <w:jc w:val="left"/>
      </w:pPr>
    </w:p>
    <w:p w14:paraId="221B3FA6" w14:textId="7D86713D" w:rsidR="006F14A9" w:rsidRDefault="006F14A9" w:rsidP="006F14A9">
      <w:pPr>
        <w:numPr>
          <w:ilvl w:val="0"/>
          <w:numId w:val="8"/>
        </w:numPr>
        <w:ind w:left="706" w:right="12" w:hanging="360"/>
      </w:pPr>
      <w:r>
        <w:t xml:space="preserve">Click the </w:t>
      </w:r>
      <w:r>
        <w:rPr>
          <w:b/>
        </w:rPr>
        <w:t>Outbound</w:t>
      </w:r>
      <w:r>
        <w:t xml:space="preserve"> </w:t>
      </w:r>
      <w:r>
        <w:rPr>
          <w:b/>
        </w:rPr>
        <w:t>PDU Details</w:t>
      </w:r>
      <w:r>
        <w:t xml:space="preserve"> tab. How are the port and sequence numbers different from the previous two results? </w:t>
      </w:r>
    </w:p>
    <w:p w14:paraId="12E183A9" w14:textId="06645603" w:rsidR="006F14A9" w:rsidRDefault="006F14A9" w:rsidP="006F14A9">
      <w:pPr>
        <w:ind w:left="706" w:right="12" w:firstLine="0"/>
      </w:pPr>
      <w:r>
        <w:rPr>
          <w:noProof/>
        </w:rPr>
        <mc:AlternateContent>
          <mc:Choice Requires="wps">
            <w:drawing>
              <wp:anchor distT="0" distB="0" distL="114300" distR="114300" simplePos="0" relativeHeight="251658344" behindDoc="0" locked="0" layoutInCell="1" allowOverlap="1" wp14:anchorId="07E728D9" wp14:editId="03E7A6F8">
                <wp:simplePos x="0" y="0"/>
                <wp:positionH relativeFrom="column">
                  <wp:posOffset>3078402</wp:posOffset>
                </wp:positionH>
                <wp:positionV relativeFrom="paragraph">
                  <wp:posOffset>3214</wp:posOffset>
                </wp:positionV>
                <wp:extent cx="1482090" cy="541655"/>
                <wp:effectExtent l="0" t="0" r="22860" b="220345"/>
                <wp:wrapNone/>
                <wp:docPr id="1465777931" name="Speech Bubble: Rectangle 9"/>
                <wp:cNvGraphicFramePr/>
                <a:graphic xmlns:a="http://schemas.openxmlformats.org/drawingml/2006/main">
                  <a:graphicData uri="http://schemas.microsoft.com/office/word/2010/wordprocessingShape">
                    <wps:wsp>
                      <wps:cNvSpPr/>
                      <wps:spPr>
                        <a:xfrm>
                          <a:off x="0" y="0"/>
                          <a:ext cx="1482090" cy="541655"/>
                        </a:xfrm>
                        <a:prstGeom prst="wedgeRectCallout">
                          <a:avLst>
                            <a:gd name="adj1" fmla="val 25268"/>
                            <a:gd name="adj2" fmla="val 86684"/>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0BA30C" w14:textId="77777777" w:rsidR="006E6570" w:rsidRDefault="006E6570" w:rsidP="006E6570">
                            <w:pPr>
                              <w:ind w:left="0"/>
                              <w:jc w:val="center"/>
                            </w:pPr>
                            <w:r>
                              <w:t xml:space="preserve">DEST PORT: 21 (same as the first PDU)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728D9" id="_x0000_s1067" type="#_x0000_t61" style="position:absolute;left:0;text-align:left;margin-left:242.4pt;margin-top:.25pt;width:116.7pt;height:42.6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" adj="16258,29524" filled="f" strokecolor="red" strokeweight="1.5pt">
                <v:textbox>
                  <w:txbxContent>
                    <w:p w14:paraId="220BA30C" w14:textId="77777777" w:rsidR="006E6570" w:rsidRDefault="006E6570" w:rsidP="006E6570">
                      <w:pPr>
                        <w:ind w:left="0"/>
                        <w:jc w:val="center"/>
                      </w:pPr>
                      <w:r>
                        <w:t xml:space="preserve">DEST PORT: 21 (same as the first PDU) </w:t>
                      </w:r>
                    </w:p>
                  </w:txbxContent>
                </v:textbox>
              </v:shape>
            </w:pict>
          </mc:Fallback>
        </mc:AlternateContent>
      </w:r>
      <w:r>
        <w:rPr>
          <w:noProof/>
        </w:rPr>
        <mc:AlternateContent>
          <mc:Choice Requires="wps">
            <w:drawing>
              <wp:anchor distT="0" distB="0" distL="114300" distR="114300" simplePos="0" relativeHeight="251658337" behindDoc="0" locked="0" layoutInCell="1" allowOverlap="1" wp14:anchorId="00957FB4" wp14:editId="782A9289">
                <wp:simplePos x="0" y="0"/>
                <wp:positionH relativeFrom="column">
                  <wp:posOffset>768428</wp:posOffset>
                </wp:positionH>
                <wp:positionV relativeFrom="paragraph">
                  <wp:posOffset>6275</wp:posOffset>
                </wp:positionV>
                <wp:extent cx="1555780" cy="416031"/>
                <wp:effectExtent l="0" t="0" r="25400" b="346075"/>
                <wp:wrapNone/>
                <wp:docPr id="1678524513" name="Speech Bubble: Rectangle 9"/>
                <wp:cNvGraphicFramePr/>
                <a:graphic xmlns:a="http://schemas.openxmlformats.org/drawingml/2006/main">
                  <a:graphicData uri="http://schemas.microsoft.com/office/word/2010/wordprocessingShape">
                    <wps:wsp>
                      <wps:cNvSpPr/>
                      <wps:spPr>
                        <a:xfrm>
                          <a:off x="0" y="0"/>
                          <a:ext cx="1555780" cy="416031"/>
                        </a:xfrm>
                        <a:prstGeom prst="wedgeRectCallout">
                          <a:avLst>
                            <a:gd name="adj1" fmla="val 29069"/>
                            <a:gd name="adj2" fmla="val 122687"/>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49F179" w14:textId="05279851" w:rsidR="00755659" w:rsidRDefault="00755659" w:rsidP="00755659">
                            <w:pPr>
                              <w:ind w:left="0"/>
                              <w:jc w:val="center"/>
                            </w:pPr>
                            <w:r>
                              <w:t xml:space="preserve">SRC PORT: </w:t>
                            </w:r>
                            <w:r w:rsidR="005602E8">
                              <w:t>1025 (same as the first PDU)</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57FB4" id="_x0000_s1068" type="#_x0000_t61" style="position:absolute;left:0;text-align:left;margin-left:60.5pt;margin-top:.5pt;width:122.5pt;height:32.75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" adj="17079,37300" filled="f" strokecolor="red" strokeweight="1.5pt">
                <v:textbox>
                  <w:txbxContent>
                    <w:p w14:paraId="1649F179" w14:textId="05279851" w:rsidR="00755659" w:rsidRDefault="00755659" w:rsidP="00755659">
                      <w:pPr>
                        <w:ind w:left="0"/>
                        <w:jc w:val="center"/>
                      </w:pPr>
                      <w:r>
                        <w:t xml:space="preserve">SRC PORT: </w:t>
                      </w:r>
                      <w:r w:rsidR="005602E8">
                        <w:t>1025 (same as the first PDU)</w:t>
                      </w:r>
                      <w:r>
                        <w:t xml:space="preserve"> </w:t>
                      </w:r>
                    </w:p>
                  </w:txbxContent>
                </v:textbox>
              </v:shape>
            </w:pict>
          </mc:Fallback>
        </mc:AlternateContent>
      </w:r>
    </w:p>
    <w:p w14:paraId="73AC320D" w14:textId="77777777" w:rsidR="00B254C7" w:rsidRDefault="00864D89">
      <w:pPr>
        <w:spacing w:after="103" w:line="259" w:lineRule="auto"/>
        <w:ind w:left="721" w:firstLine="0"/>
        <w:jc w:val="left"/>
      </w:pPr>
      <w:r>
        <w:t xml:space="preserve"> </w:t>
      </w:r>
    </w:p>
    <w:p w14:paraId="696AF90C" w14:textId="491C9027" w:rsidR="00B254C7" w:rsidRDefault="00DB0470" w:rsidP="006F14A9">
      <w:pPr>
        <w:ind w:left="0" w:right="12" w:firstLine="706"/>
      </w:pPr>
      <w:r>
        <w:rPr>
          <w:noProof/>
        </w:rPr>
        <mc:AlternateContent>
          <mc:Choice Requires="wps">
            <w:drawing>
              <wp:anchor distT="0" distB="0" distL="114300" distR="114300" simplePos="0" relativeHeight="251658335" behindDoc="0" locked="0" layoutInCell="1" allowOverlap="1" wp14:anchorId="4FE540F8" wp14:editId="5B38BCB3">
                <wp:simplePos x="0" y="0"/>
                <wp:positionH relativeFrom="margin">
                  <wp:posOffset>1688197</wp:posOffset>
                </wp:positionH>
                <wp:positionV relativeFrom="paragraph">
                  <wp:posOffset>1032543</wp:posOffset>
                </wp:positionV>
                <wp:extent cx="1870788" cy="223935"/>
                <wp:effectExtent l="0" t="0" r="15240" b="24130"/>
                <wp:wrapNone/>
                <wp:docPr id="363798073" name="Rectangle 5"/>
                <wp:cNvGraphicFramePr/>
                <a:graphic xmlns:a="http://schemas.openxmlformats.org/drawingml/2006/main">
                  <a:graphicData uri="http://schemas.microsoft.com/office/word/2010/wordprocessingShape">
                    <wps:wsp>
                      <wps:cNvSpPr/>
                      <wps:spPr>
                        <a:xfrm>
                          <a:off x="0" y="0"/>
                          <a:ext cx="1870788" cy="22393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5BF63" id="Rectangle 5" o:spid="_x0000_s1026" style="position:absolute;margin-left:132.95pt;margin-top:81.3pt;width:147.3pt;height:17.65pt;z-index:251658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" filled="f" strokecolor="red" strokeweight="1.5pt">
                <v:stroke dashstyle="dash"/>
                <w10:wrap anchorx="margin"/>
              </v:rect>
            </w:pict>
          </mc:Fallback>
        </mc:AlternateContent>
      </w:r>
      <w:r w:rsidR="00CA288B">
        <w:rPr>
          <w:noProof/>
        </w:rPr>
        <mc:AlternateContent>
          <mc:Choice Requires="wps">
            <w:drawing>
              <wp:anchor distT="0" distB="0" distL="114300" distR="114300" simplePos="0" relativeHeight="251658341" behindDoc="0" locked="0" layoutInCell="1" allowOverlap="1" wp14:anchorId="180F18C3" wp14:editId="1D69D0E5">
                <wp:simplePos x="0" y="0"/>
                <wp:positionH relativeFrom="column">
                  <wp:posOffset>3752339</wp:posOffset>
                </wp:positionH>
                <wp:positionV relativeFrom="paragraph">
                  <wp:posOffset>650240</wp:posOffset>
                </wp:positionV>
                <wp:extent cx="1635862" cy="489702"/>
                <wp:effectExtent l="361950" t="0" r="21590" b="24765"/>
                <wp:wrapNone/>
                <wp:docPr id="175109067" name="Speech Bubble: Rectangle 9"/>
                <wp:cNvGraphicFramePr/>
                <a:graphic xmlns:a="http://schemas.openxmlformats.org/drawingml/2006/main">
                  <a:graphicData uri="http://schemas.microsoft.com/office/word/2010/wordprocessingShape">
                    <wps:wsp>
                      <wps:cNvSpPr/>
                      <wps:spPr>
                        <a:xfrm>
                          <a:off x="0" y="0"/>
                          <a:ext cx="1635862" cy="489702"/>
                        </a:xfrm>
                        <a:prstGeom prst="wedgeRectCallout">
                          <a:avLst>
                            <a:gd name="adj1" fmla="val -69679"/>
                            <a:gd name="adj2" fmla="val -14737"/>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655584" w14:textId="77777777" w:rsidR="008B5C90" w:rsidRDefault="00184867" w:rsidP="00184867">
                            <w:r>
                              <w:t>SEQUENCE</w:t>
                            </w:r>
                            <w:r w:rsidR="008B5C90">
                              <w:t xml:space="preserve"> NUM: </w:t>
                            </w:r>
                            <w:r>
                              <w:t>1</w:t>
                            </w:r>
                            <w:r w:rsidR="008B5C90">
                              <w:t xml:space="preserve"> (</w:t>
                            </w:r>
                            <w:r>
                              <w:t>changed)</w:t>
                            </w:r>
                          </w:p>
                          <w:p w14:paraId="348EA4F6" w14:textId="77777777" w:rsidR="008B5C90" w:rsidRDefault="008B5C90" w:rsidP="008B5C90">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F18C3" id="_x0000_s1069" type="#_x0000_t61" style="position:absolute;left:0;text-align:left;margin-left:295.45pt;margin-top:51.2pt;width:128.8pt;height:38.55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" adj="-4251,7617" fillcolor="white [3212]" strokecolor="red" strokeweight="1.5pt">
                <v:textbox>
                  <w:txbxContent>
                    <w:p w14:paraId="72655584" w14:textId="77777777" w:rsidR="008B5C90" w:rsidRDefault="00184867" w:rsidP="00184867">
                      <w:r>
                        <w:t>SEQUENCE</w:t>
                      </w:r>
                      <w:r w:rsidR="008B5C90">
                        <w:t xml:space="preserve"> NUM: </w:t>
                      </w:r>
                      <w:r>
                        <w:t>1</w:t>
                      </w:r>
                      <w:r w:rsidR="008B5C90">
                        <w:t xml:space="preserve"> (</w:t>
                      </w:r>
                      <w:r>
                        <w:t>changed)</w:t>
                      </w:r>
                    </w:p>
                    <w:p w14:paraId="348EA4F6" w14:textId="77777777" w:rsidR="008B5C90" w:rsidRDefault="008B5C90" w:rsidP="008B5C90">
                      <w:pPr>
                        <w:ind w:left="0"/>
                        <w:jc w:val="center"/>
                      </w:pPr>
                    </w:p>
                  </w:txbxContent>
                </v:textbox>
              </v:shape>
            </w:pict>
          </mc:Fallback>
        </mc:AlternateContent>
      </w:r>
      <w:r w:rsidR="00CA288B">
        <w:rPr>
          <w:noProof/>
        </w:rPr>
        <mc:AlternateContent>
          <mc:Choice Requires="wps">
            <w:drawing>
              <wp:anchor distT="0" distB="0" distL="114300" distR="114300" simplePos="0" relativeHeight="251658343" behindDoc="0" locked="0" layoutInCell="1" allowOverlap="1" wp14:anchorId="50BC7982" wp14:editId="53939C41">
                <wp:simplePos x="0" y="0"/>
                <wp:positionH relativeFrom="margin">
                  <wp:posOffset>2501933</wp:posOffset>
                </wp:positionH>
                <wp:positionV relativeFrom="paragraph">
                  <wp:posOffset>2035954</wp:posOffset>
                </wp:positionV>
                <wp:extent cx="1235361" cy="310515"/>
                <wp:effectExtent l="228600" t="323850" r="22225" b="13335"/>
                <wp:wrapNone/>
                <wp:docPr id="1256964468" name="Speech Bubble: Rectangle 9"/>
                <wp:cNvGraphicFramePr/>
                <a:graphic xmlns:a="http://schemas.openxmlformats.org/drawingml/2006/main">
                  <a:graphicData uri="http://schemas.microsoft.com/office/word/2010/wordprocessingShape">
                    <wps:wsp>
                      <wps:cNvSpPr/>
                      <wps:spPr>
                        <a:xfrm>
                          <a:off x="0" y="0"/>
                          <a:ext cx="1235361" cy="310515"/>
                        </a:xfrm>
                        <a:prstGeom prst="wedgeRectCallout">
                          <a:avLst>
                            <a:gd name="adj1" fmla="val -64927"/>
                            <a:gd name="adj2" fmla="val -144026"/>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B9C260" w14:textId="3577EE71" w:rsidR="00184867" w:rsidRDefault="00184867" w:rsidP="00184867">
                            <w:pPr>
                              <w:ind w:left="0"/>
                              <w:jc w:val="center"/>
                            </w:pPr>
                            <w:r>
                              <w:t>FLAGS = 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C7982" id="_x0000_s1070" type="#_x0000_t61" style="position:absolute;left:0;text-align:left;margin-left:197pt;margin-top:160.3pt;width:97.25pt;height:24.45pt;z-index:2516583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" adj="-3224,-20310" fillcolor="white [3212]" strokecolor="red" strokeweight="1.5pt">
                <v:textbox>
                  <w:txbxContent>
                    <w:p w14:paraId="2DB9C260" w14:textId="3577EE71" w:rsidR="00184867" w:rsidRDefault="00184867" w:rsidP="00184867">
                      <w:pPr>
                        <w:ind w:left="0"/>
                        <w:jc w:val="center"/>
                      </w:pPr>
                      <w:r>
                        <w:t>FLAGS = ACK</w:t>
                      </w:r>
                    </w:p>
                  </w:txbxContent>
                </v:textbox>
                <w10:wrap anchorx="margin"/>
              </v:shape>
            </w:pict>
          </mc:Fallback>
        </mc:AlternateContent>
      </w:r>
      <w:r w:rsidR="00CA288B">
        <w:rPr>
          <w:noProof/>
        </w:rPr>
        <mc:AlternateContent>
          <mc:Choice Requires="wps">
            <w:drawing>
              <wp:anchor distT="0" distB="0" distL="114300" distR="114300" simplePos="0" relativeHeight="251658336" behindDoc="0" locked="0" layoutInCell="1" allowOverlap="1" wp14:anchorId="2CC7F986" wp14:editId="6DD204D8">
                <wp:simplePos x="0" y="0"/>
                <wp:positionH relativeFrom="margin">
                  <wp:posOffset>1605313</wp:posOffset>
                </wp:positionH>
                <wp:positionV relativeFrom="paragraph">
                  <wp:posOffset>1400241</wp:posOffset>
                </wp:positionV>
                <wp:extent cx="983739" cy="303245"/>
                <wp:effectExtent l="0" t="0" r="26035" b="20955"/>
                <wp:wrapNone/>
                <wp:docPr id="613846272" name="Rectangle 5"/>
                <wp:cNvGraphicFramePr/>
                <a:graphic xmlns:a="http://schemas.openxmlformats.org/drawingml/2006/main">
                  <a:graphicData uri="http://schemas.microsoft.com/office/word/2010/wordprocessingShape">
                    <wps:wsp>
                      <wps:cNvSpPr/>
                      <wps:spPr>
                        <a:xfrm>
                          <a:off x="0" y="0"/>
                          <a:ext cx="983739" cy="30324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32196" id="Rectangle 5" o:spid="_x0000_s1026" style="position:absolute;margin-left:126.4pt;margin-top:110.25pt;width:77.45pt;height:23.9pt;z-index:25165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" filled="f" strokecolor="red" strokeweight="1.5pt">
                <v:stroke dashstyle="dash"/>
                <w10:wrap anchorx="margin"/>
              </v:rect>
            </w:pict>
          </mc:Fallback>
        </mc:AlternateContent>
      </w:r>
      <w:r w:rsidR="00184867">
        <w:rPr>
          <w:noProof/>
        </w:rPr>
        <mc:AlternateContent>
          <mc:Choice Requires="wps">
            <w:drawing>
              <wp:anchor distT="0" distB="0" distL="114300" distR="114300" simplePos="0" relativeHeight="251658342" behindDoc="0" locked="0" layoutInCell="1" allowOverlap="1" wp14:anchorId="46C4D620" wp14:editId="484324E4">
                <wp:simplePos x="0" y="0"/>
                <wp:positionH relativeFrom="margin">
                  <wp:posOffset>88653</wp:posOffset>
                </wp:positionH>
                <wp:positionV relativeFrom="paragraph">
                  <wp:posOffset>988548</wp:posOffset>
                </wp:positionV>
                <wp:extent cx="1133475" cy="459366"/>
                <wp:effectExtent l="0" t="0" r="542925" b="17145"/>
                <wp:wrapNone/>
                <wp:docPr id="62474497" name="Speech Bubble: Rectangle 9"/>
                <wp:cNvGraphicFramePr/>
                <a:graphic xmlns:a="http://schemas.openxmlformats.org/drawingml/2006/main">
                  <a:graphicData uri="http://schemas.microsoft.com/office/word/2010/wordprocessingShape">
                    <wps:wsp>
                      <wps:cNvSpPr/>
                      <wps:spPr>
                        <a:xfrm>
                          <a:off x="0" y="0"/>
                          <a:ext cx="1133475" cy="459366"/>
                        </a:xfrm>
                        <a:prstGeom prst="wedgeRectCallout">
                          <a:avLst>
                            <a:gd name="adj1" fmla="val 92399"/>
                            <a:gd name="adj2" fmla="val -1523"/>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0B0999" w14:textId="11147F03" w:rsidR="00184867" w:rsidRDefault="00184867" w:rsidP="00184867">
                            <w:pPr>
                              <w:ind w:left="0"/>
                              <w:jc w:val="center"/>
                            </w:pPr>
                            <w:r>
                              <w:t>ACK NUM: 1 (unchanged)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4D620" id="_x0000_s1071" type="#_x0000_t61" style="position:absolute;left:0;text-align:left;margin-left:7pt;margin-top:77.85pt;width:89.25pt;height:36.15pt;z-index:2516583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" adj="30758,10471" fillcolor="white [3212]" strokecolor="red" strokeweight="1.5pt">
                <v:textbox>
                  <w:txbxContent>
                    <w:p w14:paraId="350B0999" w14:textId="11147F03" w:rsidR="00184867" w:rsidRDefault="00184867" w:rsidP="00184867">
                      <w:pPr>
                        <w:ind w:left="0"/>
                        <w:jc w:val="center"/>
                      </w:pPr>
                      <w:r>
                        <w:t>ACK NUM: 1 (unchanged)</w:t>
                      </w:r>
                    </w:p>
                  </w:txbxContent>
                </v:textbox>
                <w10:wrap anchorx="margin"/>
              </v:shape>
            </w:pict>
          </mc:Fallback>
        </mc:AlternateContent>
      </w:r>
      <w:r w:rsidR="00755659">
        <w:rPr>
          <w:noProof/>
        </w:rPr>
        <mc:AlternateContent>
          <mc:Choice Requires="wps">
            <w:drawing>
              <wp:anchor distT="0" distB="0" distL="114300" distR="114300" simplePos="0" relativeHeight="251658334" behindDoc="0" locked="0" layoutInCell="1" allowOverlap="1" wp14:anchorId="35D051B8" wp14:editId="0DA85702">
                <wp:simplePos x="0" y="0"/>
                <wp:positionH relativeFrom="margin">
                  <wp:posOffset>1921944</wp:posOffset>
                </wp:positionH>
                <wp:positionV relativeFrom="paragraph">
                  <wp:posOffset>694337</wp:posOffset>
                </wp:positionV>
                <wp:extent cx="1446245" cy="181947"/>
                <wp:effectExtent l="0" t="0" r="20955" b="27940"/>
                <wp:wrapNone/>
                <wp:docPr id="1474960290" name="Rectangle 5"/>
                <wp:cNvGraphicFramePr/>
                <a:graphic xmlns:a="http://schemas.openxmlformats.org/drawingml/2006/main">
                  <a:graphicData uri="http://schemas.microsoft.com/office/word/2010/wordprocessingShape">
                    <wps:wsp>
                      <wps:cNvSpPr/>
                      <wps:spPr>
                        <a:xfrm>
                          <a:off x="0" y="0"/>
                          <a:ext cx="1446245" cy="18194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A5F18" id="Rectangle 5" o:spid="_x0000_s1026" style="position:absolute;margin-left:151.35pt;margin-top:54.65pt;width:113.9pt;height:14.35pt;z-index:2516583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" filled="f" strokecolor="red" strokeweight="1.5pt">
                <v:stroke dashstyle="dash"/>
                <w10:wrap anchorx="margin"/>
              </v:rect>
            </w:pict>
          </mc:Fallback>
        </mc:AlternateContent>
      </w:r>
      <w:r w:rsidR="00755659">
        <w:rPr>
          <w:noProof/>
        </w:rPr>
        <mc:AlternateContent>
          <mc:Choice Requires="wps">
            <w:drawing>
              <wp:anchor distT="0" distB="0" distL="114300" distR="114300" simplePos="0" relativeHeight="251658333" behindDoc="0" locked="0" layoutInCell="1" allowOverlap="1" wp14:anchorId="3B2E8071" wp14:editId="115A19EC">
                <wp:simplePos x="0" y="0"/>
                <wp:positionH relativeFrom="margin">
                  <wp:posOffset>2988153</wp:posOffset>
                </wp:positionH>
                <wp:positionV relativeFrom="paragraph">
                  <wp:posOffset>308860</wp:posOffset>
                </wp:positionV>
                <wp:extent cx="1446245" cy="242596"/>
                <wp:effectExtent l="0" t="0" r="20955" b="24130"/>
                <wp:wrapNone/>
                <wp:docPr id="547986170" name="Rectangle 5"/>
                <wp:cNvGraphicFramePr/>
                <a:graphic xmlns:a="http://schemas.openxmlformats.org/drawingml/2006/main">
                  <a:graphicData uri="http://schemas.microsoft.com/office/word/2010/wordprocessingShape">
                    <wps:wsp>
                      <wps:cNvSpPr/>
                      <wps:spPr>
                        <a:xfrm>
                          <a:off x="0" y="0"/>
                          <a:ext cx="1446245" cy="242596"/>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99868" id="Rectangle 5" o:spid="_x0000_s1026" style="position:absolute;margin-left:235.3pt;margin-top:24.3pt;width:113.9pt;height:19.1pt;z-index:2516583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" filled="f" strokecolor="red" strokeweight="1.5pt">
                <v:stroke dashstyle="dash"/>
                <w10:wrap anchorx="margin"/>
              </v:rect>
            </w:pict>
          </mc:Fallback>
        </mc:AlternateContent>
      </w:r>
      <w:r w:rsidR="00755659">
        <w:rPr>
          <w:noProof/>
        </w:rPr>
        <mc:AlternateContent>
          <mc:Choice Requires="wps">
            <w:drawing>
              <wp:anchor distT="0" distB="0" distL="114300" distR="114300" simplePos="0" relativeHeight="251658332" behindDoc="0" locked="0" layoutInCell="1" allowOverlap="1" wp14:anchorId="4EEC1E0F" wp14:editId="64877A87">
                <wp:simplePos x="0" y="0"/>
                <wp:positionH relativeFrom="margin">
                  <wp:posOffset>985998</wp:posOffset>
                </wp:positionH>
                <wp:positionV relativeFrom="paragraph">
                  <wp:posOffset>330116</wp:posOffset>
                </wp:positionV>
                <wp:extent cx="1231640" cy="205273"/>
                <wp:effectExtent l="0" t="0" r="26035" b="23495"/>
                <wp:wrapNone/>
                <wp:docPr id="731259653" name="Rectangle 5"/>
                <wp:cNvGraphicFramePr/>
                <a:graphic xmlns:a="http://schemas.openxmlformats.org/drawingml/2006/main">
                  <a:graphicData uri="http://schemas.microsoft.com/office/word/2010/wordprocessingShape">
                    <wps:wsp>
                      <wps:cNvSpPr/>
                      <wps:spPr>
                        <a:xfrm>
                          <a:off x="0" y="0"/>
                          <a:ext cx="1231640" cy="205273"/>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D79B8" id="Rectangle 5" o:spid="_x0000_s1026" style="position:absolute;margin-left:77.65pt;margin-top:26pt;width:97pt;height:16.15pt;z-index:2516583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" filled="f" strokecolor="red" strokeweight="1.5pt">
                <v:stroke dashstyle="dash"/>
                <w10:wrap anchorx="margin"/>
              </v:rect>
            </w:pict>
          </mc:Fallback>
        </mc:AlternateContent>
      </w:r>
      <w:r w:rsidR="00864D89">
        <w:t xml:space="preserve"> </w:t>
      </w:r>
      <w:r w:rsidR="00FB4B9F" w:rsidRPr="00FB4B9F">
        <w:drawing>
          <wp:inline distT="0" distB="0" distL="0" distR="0" wp14:anchorId="23CAA26B" wp14:editId="2598553F">
            <wp:extent cx="4441991" cy="2835662"/>
            <wp:effectExtent l="0" t="0" r="0" b="3175"/>
            <wp:docPr id="479251777"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51777" name="Picture 1" descr="A white rectangular object with black text&#10;&#10;Description automatically generated"/>
                    <pic:cNvPicPr/>
                  </pic:nvPicPr>
                  <pic:blipFill>
                    <a:blip r:embed="rId52"/>
                    <a:stretch>
                      <a:fillRect/>
                    </a:stretch>
                  </pic:blipFill>
                  <pic:spPr>
                    <a:xfrm>
                      <a:off x="0" y="0"/>
                      <a:ext cx="4448660" cy="2839920"/>
                    </a:xfrm>
                    <a:prstGeom prst="rect">
                      <a:avLst/>
                    </a:prstGeom>
                  </pic:spPr>
                </pic:pic>
              </a:graphicData>
            </a:graphic>
          </wp:inline>
        </w:drawing>
      </w:r>
    </w:p>
    <w:p w14:paraId="027D5346" w14:textId="0FFA7CB4" w:rsidR="00CA288B" w:rsidRDefault="00CA288B" w:rsidP="00CA288B">
      <w:pPr>
        <w:ind w:left="706" w:right="12" w:firstLine="0"/>
      </w:pPr>
      <w:r>
        <w:t>SRC PORT and DEST PORT are reversed, SEQUENCE NUM and ACK NUM changed to 1, and FLAGS changed to ACK</w:t>
      </w:r>
    </w:p>
    <w:p w14:paraId="3452EA8B" w14:textId="77777777" w:rsidR="006E6570" w:rsidRDefault="006E6570">
      <w:pPr>
        <w:spacing w:after="103" w:line="259" w:lineRule="auto"/>
        <w:ind w:left="720" w:firstLine="0"/>
        <w:jc w:val="left"/>
      </w:pPr>
    </w:p>
    <w:p w14:paraId="23129A39" w14:textId="77777777" w:rsidR="006E6570" w:rsidRDefault="006E6570">
      <w:pPr>
        <w:spacing w:after="103" w:line="259" w:lineRule="auto"/>
        <w:ind w:left="720" w:firstLine="0"/>
        <w:jc w:val="left"/>
      </w:pPr>
    </w:p>
    <w:p w14:paraId="47E13C64" w14:textId="77777777" w:rsidR="00B254C7" w:rsidRDefault="00864D89">
      <w:pPr>
        <w:spacing w:after="118" w:line="259" w:lineRule="auto"/>
        <w:ind w:left="720" w:firstLine="0"/>
        <w:jc w:val="left"/>
      </w:pPr>
      <w:r>
        <w:t xml:space="preserve"> </w:t>
      </w:r>
    </w:p>
    <w:p w14:paraId="26D6ABE9" w14:textId="77777777" w:rsidR="00B254C7" w:rsidRDefault="00864D89">
      <w:pPr>
        <w:numPr>
          <w:ilvl w:val="0"/>
          <w:numId w:val="8"/>
        </w:numPr>
        <w:ind w:left="706" w:right="12" w:hanging="360"/>
      </w:pPr>
      <w:r>
        <w:t xml:space="preserve">Close the PDU and click </w:t>
      </w:r>
      <w:r>
        <w:rPr>
          <w:b/>
        </w:rPr>
        <w:t xml:space="preserve">Capture/Forward </w:t>
      </w:r>
      <w:r>
        <w:t xml:space="preserve">until a second PDU returns to the </w:t>
      </w:r>
      <w:r>
        <w:rPr>
          <w:b/>
        </w:rPr>
        <w:t>FTP Client</w:t>
      </w:r>
      <w:r>
        <w:t xml:space="preserve">. The PDU is a different </w:t>
      </w:r>
      <w:proofErr w:type="spellStart"/>
      <w:r>
        <w:t>color</w:t>
      </w:r>
      <w:proofErr w:type="spellEnd"/>
      <w:r>
        <w:t xml:space="preserve">.  </w:t>
      </w:r>
    </w:p>
    <w:p w14:paraId="3F1BA2B5" w14:textId="350FBD2F" w:rsidR="00FE474C" w:rsidRDefault="005F0105" w:rsidP="00FE474C">
      <w:pPr>
        <w:ind w:left="706" w:right="12" w:firstLine="0"/>
      </w:pPr>
      <w:r>
        <w:rPr>
          <w:noProof/>
        </w:rPr>
        <mc:AlternateContent>
          <mc:Choice Requires="wps">
            <w:drawing>
              <wp:anchor distT="0" distB="0" distL="114300" distR="114300" simplePos="0" relativeHeight="251256832" behindDoc="0" locked="0" layoutInCell="1" allowOverlap="1" wp14:anchorId="33148E1F" wp14:editId="52F92A3A">
                <wp:simplePos x="0" y="0"/>
                <wp:positionH relativeFrom="margin">
                  <wp:align>left</wp:align>
                </wp:positionH>
                <wp:positionV relativeFrom="paragraph">
                  <wp:posOffset>807085</wp:posOffset>
                </wp:positionV>
                <wp:extent cx="1102360" cy="601980"/>
                <wp:effectExtent l="0" t="0" r="383540" b="483870"/>
                <wp:wrapNone/>
                <wp:docPr id="1575519267" name="Speech Bubble: Rectangle 9"/>
                <wp:cNvGraphicFramePr/>
                <a:graphic xmlns:a="http://schemas.openxmlformats.org/drawingml/2006/main">
                  <a:graphicData uri="http://schemas.microsoft.com/office/word/2010/wordprocessingShape">
                    <wps:wsp>
                      <wps:cNvSpPr/>
                      <wps:spPr>
                        <a:xfrm>
                          <a:off x="685800" y="1706880"/>
                          <a:ext cx="1102360" cy="601980"/>
                        </a:xfrm>
                        <a:prstGeom prst="wedgeRectCallout">
                          <a:avLst>
                            <a:gd name="adj1" fmla="val 78672"/>
                            <a:gd name="adj2" fmla="val 118906"/>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CBE81C" w14:textId="52307F7D" w:rsidR="005F0105" w:rsidRDefault="00CE3249" w:rsidP="005F0105">
                            <w:pPr>
                              <w:ind w:left="0"/>
                              <w:jc w:val="center"/>
                            </w:pPr>
                            <w:r>
                              <w:t>Second PDU returns to FTP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48E1F" id="_x0000_s1072" type="#_x0000_t61" style="position:absolute;left:0;text-align:left;margin-left:0;margin-top:63.55pt;width:86.8pt;height:47.4pt;z-index:251256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" adj="27793,36484" filled="f" strokecolor="red" strokeweight="1.5pt">
                <v:textbox>
                  <w:txbxContent>
                    <w:p w14:paraId="21CBE81C" w14:textId="52307F7D" w:rsidR="005F0105" w:rsidRDefault="00CE3249" w:rsidP="005F0105">
                      <w:pPr>
                        <w:ind w:left="0"/>
                        <w:jc w:val="center"/>
                      </w:pPr>
                      <w:r>
                        <w:t>Second PDU returns to FTP Client</w:t>
                      </w:r>
                    </w:p>
                  </w:txbxContent>
                </v:textbox>
                <w10:wrap anchorx="margin"/>
              </v:shape>
            </w:pict>
          </mc:Fallback>
        </mc:AlternateContent>
      </w:r>
      <w:r>
        <w:rPr>
          <w:noProof/>
        </w:rPr>
        <mc:AlternateContent>
          <mc:Choice Requires="wps">
            <w:drawing>
              <wp:anchor distT="0" distB="0" distL="114300" distR="114300" simplePos="0" relativeHeight="251255808" behindDoc="0" locked="0" layoutInCell="1" allowOverlap="1" wp14:anchorId="5B933518" wp14:editId="509C115E">
                <wp:simplePos x="0" y="0"/>
                <wp:positionH relativeFrom="margin">
                  <wp:posOffset>1181100</wp:posOffset>
                </wp:positionH>
                <wp:positionV relativeFrom="paragraph">
                  <wp:posOffset>1828165</wp:posOffset>
                </wp:positionV>
                <wp:extent cx="830580" cy="678180"/>
                <wp:effectExtent l="0" t="0" r="26670" b="26670"/>
                <wp:wrapNone/>
                <wp:docPr id="2011541998" name="Rectangle 5"/>
                <wp:cNvGraphicFramePr/>
                <a:graphic xmlns:a="http://schemas.openxmlformats.org/drawingml/2006/main">
                  <a:graphicData uri="http://schemas.microsoft.com/office/word/2010/wordprocessingShape">
                    <wps:wsp>
                      <wps:cNvSpPr/>
                      <wps:spPr>
                        <a:xfrm>
                          <a:off x="0" y="0"/>
                          <a:ext cx="830580" cy="6781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56266" id="Rectangle 5" o:spid="_x0000_s1026" style="position:absolute;margin-left:93pt;margin-top:143.95pt;width:65.4pt;height:53.4pt;z-index:25125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" filled="f" strokecolor="red" strokeweight="1.5pt">
                <v:stroke dashstyle="dash"/>
                <w10:wrap anchorx="margin"/>
              </v:rect>
            </w:pict>
          </mc:Fallback>
        </mc:AlternateContent>
      </w:r>
      <w:r w:rsidR="00FE474C" w:rsidRPr="00FE474C">
        <w:drawing>
          <wp:inline distT="0" distB="0" distL="0" distR="0" wp14:anchorId="37D97FD4" wp14:editId="71DDE166">
            <wp:extent cx="3421380" cy="2715513"/>
            <wp:effectExtent l="0" t="0" r="7620" b="8890"/>
            <wp:docPr id="90413221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32210" name="Picture 1" descr="A diagram of a network&#10;&#10;Description automatically generated"/>
                    <pic:cNvPicPr/>
                  </pic:nvPicPr>
                  <pic:blipFill>
                    <a:blip r:embed="rId53"/>
                    <a:stretch>
                      <a:fillRect/>
                    </a:stretch>
                  </pic:blipFill>
                  <pic:spPr>
                    <a:xfrm>
                      <a:off x="0" y="0"/>
                      <a:ext cx="3427364" cy="2720262"/>
                    </a:xfrm>
                    <a:prstGeom prst="rect">
                      <a:avLst/>
                    </a:prstGeom>
                  </pic:spPr>
                </pic:pic>
              </a:graphicData>
            </a:graphic>
          </wp:inline>
        </w:drawing>
      </w:r>
    </w:p>
    <w:p w14:paraId="148DCC7C" w14:textId="77777777" w:rsidR="00B254C7" w:rsidRDefault="00864D89">
      <w:pPr>
        <w:numPr>
          <w:ilvl w:val="0"/>
          <w:numId w:val="8"/>
        </w:numPr>
        <w:ind w:left="706" w:right="12" w:hanging="360"/>
      </w:pPr>
      <w:r>
        <w:t xml:space="preserve">Open the PDU and select </w:t>
      </w:r>
      <w:r>
        <w:rPr>
          <w:b/>
        </w:rPr>
        <w:t>Inbound PDU Details</w:t>
      </w:r>
      <w:r>
        <w:t xml:space="preserve">. Scroll down past the TCP section. What is the message from the server? </w:t>
      </w:r>
    </w:p>
    <w:p w14:paraId="66DF5E4A" w14:textId="0E9763CB" w:rsidR="00696A84" w:rsidRDefault="00DB0470" w:rsidP="00696A84">
      <w:pPr>
        <w:ind w:left="706" w:right="12" w:firstLine="0"/>
      </w:pPr>
      <w:r>
        <w:rPr>
          <w:noProof/>
        </w:rPr>
        <mc:AlternateContent>
          <mc:Choice Requires="wps">
            <w:drawing>
              <wp:anchor distT="0" distB="0" distL="114300" distR="114300" simplePos="0" relativeHeight="251658351" behindDoc="0" locked="0" layoutInCell="1" allowOverlap="1" wp14:anchorId="4DE3AAED" wp14:editId="5A2E2AC3">
                <wp:simplePos x="0" y="0"/>
                <wp:positionH relativeFrom="margin">
                  <wp:posOffset>2910310</wp:posOffset>
                </wp:positionH>
                <wp:positionV relativeFrom="paragraph">
                  <wp:posOffset>2358197</wp:posOffset>
                </wp:positionV>
                <wp:extent cx="2604770" cy="429260"/>
                <wp:effectExtent l="0" t="0" r="24130" b="485140"/>
                <wp:wrapNone/>
                <wp:docPr id="786927999" name="Speech Bubble: Rectangle 9"/>
                <wp:cNvGraphicFramePr/>
                <a:graphic xmlns:a="http://schemas.openxmlformats.org/drawingml/2006/main">
                  <a:graphicData uri="http://schemas.microsoft.com/office/word/2010/wordprocessingShape">
                    <wps:wsp>
                      <wps:cNvSpPr/>
                      <wps:spPr>
                        <a:xfrm>
                          <a:off x="0" y="0"/>
                          <a:ext cx="2604770" cy="429260"/>
                        </a:xfrm>
                        <a:prstGeom prst="wedgeRectCallout">
                          <a:avLst>
                            <a:gd name="adj1" fmla="val -38973"/>
                            <a:gd name="adj2" fmla="val 147738"/>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93AE31" w14:textId="4495C7F4" w:rsidR="00DB0470" w:rsidRDefault="00A80392" w:rsidP="00DB0470">
                            <w:pPr>
                              <w:ind w:left="0"/>
                              <w:jc w:val="center"/>
                            </w:pPr>
                            <w:r>
                              <w:t>Message from the server: “Welcome to PT Ftp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3AAED" id="_x0000_s1073" type="#_x0000_t61" style="position:absolute;left:0;text-align:left;margin-left:229.15pt;margin-top:185.7pt;width:205.1pt;height:33.8pt;z-index:2516583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" adj="2382,42711" fillcolor="white [3212]" strokecolor="red" strokeweight="1.5pt">
                <v:textbox>
                  <w:txbxContent>
                    <w:p w14:paraId="7E93AE31" w14:textId="4495C7F4" w:rsidR="00DB0470" w:rsidRDefault="00A80392" w:rsidP="00DB0470">
                      <w:pPr>
                        <w:ind w:left="0"/>
                        <w:jc w:val="center"/>
                      </w:pPr>
                      <w:r>
                        <w:t>Message from the server: “Welcome to PT Ftp server”</w:t>
                      </w:r>
                    </w:p>
                  </w:txbxContent>
                </v:textbox>
                <w10:wrap anchorx="margin"/>
              </v:shape>
            </w:pict>
          </mc:Fallback>
        </mc:AlternateContent>
      </w:r>
      <w:r>
        <w:rPr>
          <w:noProof/>
        </w:rPr>
        <mc:AlternateContent>
          <mc:Choice Requires="wps">
            <w:drawing>
              <wp:anchor distT="0" distB="0" distL="114300" distR="114300" simplePos="0" relativeHeight="251658350" behindDoc="0" locked="0" layoutInCell="1" allowOverlap="1" wp14:anchorId="7FB24A89" wp14:editId="6AA8F00D">
                <wp:simplePos x="0" y="0"/>
                <wp:positionH relativeFrom="margin">
                  <wp:posOffset>1380081</wp:posOffset>
                </wp:positionH>
                <wp:positionV relativeFrom="paragraph">
                  <wp:posOffset>3233142</wp:posOffset>
                </wp:positionV>
                <wp:extent cx="2140822" cy="286021"/>
                <wp:effectExtent l="0" t="0" r="12065" b="19050"/>
                <wp:wrapNone/>
                <wp:docPr id="967121082" name="Rectangle 5"/>
                <wp:cNvGraphicFramePr/>
                <a:graphic xmlns:a="http://schemas.openxmlformats.org/drawingml/2006/main">
                  <a:graphicData uri="http://schemas.microsoft.com/office/word/2010/wordprocessingShape">
                    <wps:wsp>
                      <wps:cNvSpPr/>
                      <wps:spPr>
                        <a:xfrm>
                          <a:off x="0" y="0"/>
                          <a:ext cx="2140822" cy="286021"/>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D75B1" id="Rectangle 5" o:spid="_x0000_s1026" style="position:absolute;margin-left:108.65pt;margin-top:254.6pt;width:168.55pt;height:22.5pt;z-index:2516583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" filled="f" strokecolor="red" strokeweight="1.5pt">
                <v:stroke dashstyle="dash"/>
                <w10:wrap anchorx="margin"/>
              </v:rect>
            </w:pict>
          </mc:Fallback>
        </mc:AlternateContent>
      </w:r>
      <w:r w:rsidR="00696A84" w:rsidRPr="00696A84">
        <w:drawing>
          <wp:inline distT="0" distB="0" distL="0" distR="0" wp14:anchorId="60DC16E5" wp14:editId="52E9DFD7">
            <wp:extent cx="4648896" cy="3625215"/>
            <wp:effectExtent l="0" t="0" r="0" b="0"/>
            <wp:docPr id="1408366747"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66747" name="Picture 1" descr="A white rectangular object with black text&#10;&#10;Description automatically generated"/>
                    <pic:cNvPicPr/>
                  </pic:nvPicPr>
                  <pic:blipFill>
                    <a:blip r:embed="rId54"/>
                    <a:stretch>
                      <a:fillRect/>
                    </a:stretch>
                  </pic:blipFill>
                  <pic:spPr>
                    <a:xfrm>
                      <a:off x="0" y="0"/>
                      <a:ext cx="4657013" cy="3631545"/>
                    </a:xfrm>
                    <a:prstGeom prst="rect">
                      <a:avLst/>
                    </a:prstGeom>
                  </pic:spPr>
                </pic:pic>
              </a:graphicData>
            </a:graphic>
          </wp:inline>
        </w:drawing>
      </w:r>
    </w:p>
    <w:p w14:paraId="1EEA656D" w14:textId="77777777" w:rsidR="00B254C7" w:rsidRDefault="00864D89">
      <w:pPr>
        <w:spacing w:after="103" w:line="259" w:lineRule="auto"/>
        <w:ind w:left="721" w:firstLine="0"/>
        <w:jc w:val="left"/>
      </w:pPr>
      <w:r>
        <w:t xml:space="preserve"> </w:t>
      </w:r>
    </w:p>
    <w:p w14:paraId="2141B8CD" w14:textId="1AFD4B38" w:rsidR="00B254C7" w:rsidRDefault="00864D89">
      <w:pPr>
        <w:numPr>
          <w:ilvl w:val="0"/>
          <w:numId w:val="8"/>
        </w:numPr>
        <w:spacing w:after="252"/>
        <w:ind w:left="706" w:right="12" w:hanging="360"/>
      </w:pPr>
      <w:r>
        <w:lastRenderedPageBreak/>
        <w:t xml:space="preserve">Click </w:t>
      </w:r>
      <w:r>
        <w:rPr>
          <w:b/>
        </w:rPr>
        <w:t>Back</w:t>
      </w:r>
      <w:r>
        <w:t xml:space="preserve"> until the simulation is reset. </w:t>
      </w:r>
    </w:p>
    <w:p w14:paraId="715B5EC5" w14:textId="77777777" w:rsidR="00B254C7" w:rsidRDefault="00864D89">
      <w:pPr>
        <w:spacing w:after="126" w:line="259" w:lineRule="auto"/>
        <w:ind w:left="-5"/>
        <w:jc w:val="left"/>
      </w:pPr>
      <w:r>
        <w:rPr>
          <w:b/>
          <w:sz w:val="23"/>
        </w:rPr>
        <w:t xml:space="preserve">Step 4: Examine DNS traffic as the clients communicate with the server. </w:t>
      </w:r>
    </w:p>
    <w:p w14:paraId="594FA4A6" w14:textId="77777777" w:rsidR="00B254C7" w:rsidRDefault="00864D89">
      <w:pPr>
        <w:numPr>
          <w:ilvl w:val="0"/>
          <w:numId w:val="9"/>
        </w:numPr>
        <w:ind w:left="706" w:right="12" w:hanging="360"/>
      </w:pPr>
      <w:r>
        <w:t xml:space="preserve">In the Simulation Panel, change </w:t>
      </w:r>
      <w:r>
        <w:rPr>
          <w:b/>
        </w:rPr>
        <w:t>Edit Filters</w:t>
      </w:r>
      <w:r>
        <w:t xml:space="preserve"> to display only </w:t>
      </w:r>
      <w:r>
        <w:rPr>
          <w:b/>
        </w:rPr>
        <w:t xml:space="preserve">DNS </w:t>
      </w:r>
      <w:r>
        <w:t>and</w:t>
      </w:r>
      <w:r>
        <w:rPr>
          <w:b/>
        </w:rPr>
        <w:t xml:space="preserve"> UDP</w:t>
      </w:r>
      <w:r>
        <w:t xml:space="preserve">. </w:t>
      </w:r>
    </w:p>
    <w:p w14:paraId="5F6C6286" w14:textId="77777777" w:rsidR="00B254C7" w:rsidRDefault="00864D89">
      <w:pPr>
        <w:numPr>
          <w:ilvl w:val="0"/>
          <w:numId w:val="9"/>
        </w:numPr>
        <w:ind w:left="706" w:right="12" w:hanging="360"/>
      </w:pPr>
      <w:r>
        <w:t xml:space="preserve">Click the PDU envelope to open it. </w:t>
      </w:r>
    </w:p>
    <w:p w14:paraId="477DE8C4" w14:textId="725627A3" w:rsidR="00A80392" w:rsidRDefault="00864D89">
      <w:pPr>
        <w:numPr>
          <w:ilvl w:val="0"/>
          <w:numId w:val="9"/>
        </w:numPr>
        <w:ind w:left="706" w:right="12" w:hanging="360"/>
      </w:pPr>
      <w:r>
        <w:t xml:space="preserve">Click the </w:t>
      </w:r>
      <w:r>
        <w:rPr>
          <w:b/>
        </w:rPr>
        <w:t>Inbound PDU Details</w:t>
      </w:r>
      <w:r>
        <w:t xml:space="preserve"> tab and scroll down to the last section. What is the section </w:t>
      </w:r>
      <w:proofErr w:type="spellStart"/>
      <w:r>
        <w:t>labeled</w:t>
      </w:r>
      <w:proofErr w:type="spellEnd"/>
      <w:r>
        <w:t>?</w:t>
      </w:r>
    </w:p>
    <w:p w14:paraId="51786D68" w14:textId="29B6AA8C" w:rsidR="008D4017" w:rsidRDefault="00D512DF" w:rsidP="00A80392">
      <w:pPr>
        <w:ind w:left="706" w:right="12" w:firstLine="0"/>
      </w:pPr>
      <w:r>
        <w:rPr>
          <w:noProof/>
        </w:rPr>
        <mc:AlternateContent>
          <mc:Choice Requires="wps">
            <w:drawing>
              <wp:anchor distT="0" distB="0" distL="114300" distR="114300" simplePos="0" relativeHeight="251658353" behindDoc="0" locked="0" layoutInCell="1" allowOverlap="1" wp14:anchorId="11D49788" wp14:editId="03B272F6">
                <wp:simplePos x="0" y="0"/>
                <wp:positionH relativeFrom="margin">
                  <wp:posOffset>1172066</wp:posOffset>
                </wp:positionH>
                <wp:positionV relativeFrom="paragraph">
                  <wp:posOffset>23065</wp:posOffset>
                </wp:positionV>
                <wp:extent cx="901065" cy="281305"/>
                <wp:effectExtent l="171450" t="0" r="13335" b="347345"/>
                <wp:wrapNone/>
                <wp:docPr id="1684566223" name="Speech Bubble: Rectangle 9"/>
                <wp:cNvGraphicFramePr/>
                <a:graphic xmlns:a="http://schemas.openxmlformats.org/drawingml/2006/main">
                  <a:graphicData uri="http://schemas.microsoft.com/office/word/2010/wordprocessingShape">
                    <wps:wsp>
                      <wps:cNvSpPr/>
                      <wps:spPr>
                        <a:xfrm>
                          <a:off x="0" y="0"/>
                          <a:ext cx="901065" cy="281305"/>
                        </a:xfrm>
                        <a:prstGeom prst="wedgeRectCallout">
                          <a:avLst>
                            <a:gd name="adj1" fmla="val -63501"/>
                            <a:gd name="adj2" fmla="val 149279"/>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51EF65" w14:textId="23C22088" w:rsidR="008D4017" w:rsidRDefault="00D512DF" w:rsidP="008D4017">
                            <w:pPr>
                              <w:ind w:left="0"/>
                              <w:jc w:val="center"/>
                            </w:pPr>
                            <w:r>
                              <w:t>UDP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49788" id="_x0000_s1074" type="#_x0000_t61" style="position:absolute;left:0;text-align:left;margin-left:92.3pt;margin-top:1.8pt;width:70.95pt;height:22.15pt;z-index:2516583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" adj="-2916,43044" fillcolor="white [3212]" strokecolor="red" strokeweight="1.5pt">
                <v:textbox>
                  <w:txbxContent>
                    <w:p w14:paraId="5551EF65" w14:textId="23C22088" w:rsidR="008D4017" w:rsidRDefault="00D512DF" w:rsidP="008D4017">
                      <w:pPr>
                        <w:ind w:left="0"/>
                        <w:jc w:val="center"/>
                      </w:pPr>
                      <w:r>
                        <w:t>UDP</w:t>
                      </w:r>
                    </w:p>
                  </w:txbxContent>
                </v:textbox>
                <w10:wrap anchorx="margin"/>
              </v:shape>
            </w:pict>
          </mc:Fallback>
        </mc:AlternateContent>
      </w:r>
    </w:p>
    <w:p w14:paraId="5C0C8FEF" w14:textId="7626C3D7" w:rsidR="00B254C7" w:rsidRDefault="008D4017" w:rsidP="00A80392">
      <w:pPr>
        <w:ind w:left="706" w:right="12" w:firstLine="0"/>
      </w:pPr>
      <w:r>
        <w:rPr>
          <w:noProof/>
        </w:rPr>
        <mc:AlternateContent>
          <mc:Choice Requires="wps">
            <w:drawing>
              <wp:anchor distT="0" distB="0" distL="114300" distR="114300" simplePos="0" relativeHeight="251658352" behindDoc="0" locked="0" layoutInCell="1" allowOverlap="1" wp14:anchorId="30E3961F" wp14:editId="5721F072">
                <wp:simplePos x="0" y="0"/>
                <wp:positionH relativeFrom="margin">
                  <wp:posOffset>513080</wp:posOffset>
                </wp:positionH>
                <wp:positionV relativeFrom="paragraph">
                  <wp:posOffset>189832</wp:posOffset>
                </wp:positionV>
                <wp:extent cx="498369" cy="229684"/>
                <wp:effectExtent l="0" t="0" r="16510" b="18415"/>
                <wp:wrapNone/>
                <wp:docPr id="1763479306" name="Rectangle 5"/>
                <wp:cNvGraphicFramePr/>
                <a:graphic xmlns:a="http://schemas.openxmlformats.org/drawingml/2006/main">
                  <a:graphicData uri="http://schemas.microsoft.com/office/word/2010/wordprocessingShape">
                    <wps:wsp>
                      <wps:cNvSpPr/>
                      <wps:spPr>
                        <a:xfrm>
                          <a:off x="0" y="0"/>
                          <a:ext cx="498369" cy="229684"/>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B33DB" id="Rectangle 5" o:spid="_x0000_s1026" style="position:absolute;margin-left:40.4pt;margin-top:14.95pt;width:39.25pt;height:18.1pt;z-index:25165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" filled="f" strokecolor="red" strokeweight="1.5pt">
                <v:stroke dashstyle="dash"/>
                <w10:wrap anchorx="margin"/>
              </v:rect>
            </w:pict>
          </mc:Fallback>
        </mc:AlternateContent>
      </w:r>
      <w:r w:rsidR="00864D89">
        <w:t xml:space="preserve">  </w:t>
      </w:r>
    </w:p>
    <w:p w14:paraId="68FABB2F" w14:textId="3505ED64" w:rsidR="00B254C7" w:rsidRDefault="00864D89">
      <w:pPr>
        <w:spacing w:after="103" w:line="259" w:lineRule="auto"/>
        <w:ind w:left="721" w:firstLine="0"/>
        <w:jc w:val="left"/>
      </w:pPr>
      <w:r>
        <w:t xml:space="preserve"> </w:t>
      </w:r>
      <w:r w:rsidR="001F2012" w:rsidRPr="001F2012">
        <w:drawing>
          <wp:inline distT="0" distB="0" distL="0" distR="0" wp14:anchorId="57770EE0" wp14:editId="62BDCB7D">
            <wp:extent cx="5268060" cy="1629002"/>
            <wp:effectExtent l="0" t="0" r="8890" b="9525"/>
            <wp:docPr id="1343755888"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55888" name="Picture 1" descr="A white rectangular object with black text&#10;&#10;Description automatically generated"/>
                    <pic:cNvPicPr/>
                  </pic:nvPicPr>
                  <pic:blipFill>
                    <a:blip r:embed="rId55"/>
                    <a:stretch>
                      <a:fillRect/>
                    </a:stretch>
                  </pic:blipFill>
                  <pic:spPr>
                    <a:xfrm>
                      <a:off x="0" y="0"/>
                      <a:ext cx="5268060" cy="1629002"/>
                    </a:xfrm>
                    <a:prstGeom prst="rect">
                      <a:avLst/>
                    </a:prstGeom>
                  </pic:spPr>
                </pic:pic>
              </a:graphicData>
            </a:graphic>
          </wp:inline>
        </w:drawing>
      </w:r>
    </w:p>
    <w:p w14:paraId="75EBE179" w14:textId="4F609D69" w:rsidR="00B254C7" w:rsidRDefault="00864D89">
      <w:pPr>
        <w:ind w:left="731" w:right="12"/>
      </w:pPr>
      <w:r>
        <w:t xml:space="preserve">Are these communications considered to be reliable?  </w:t>
      </w:r>
      <w:r w:rsidR="001527B0">
        <w:t xml:space="preserve"> </w:t>
      </w:r>
    </w:p>
    <w:p w14:paraId="08517B6E" w14:textId="572393D8" w:rsidR="00922ED6" w:rsidRPr="003D5C0C" w:rsidRDefault="00D512DF">
      <w:pPr>
        <w:ind w:left="731" w:right="12"/>
        <w:rPr>
          <w:color w:val="auto"/>
          <w:sz w:val="22"/>
        </w:rPr>
      </w:pPr>
      <w:r w:rsidRPr="003D5C0C">
        <w:rPr>
          <w:color w:val="auto"/>
          <w:sz w:val="22"/>
        </w:rPr>
        <w:t xml:space="preserve">No. </w:t>
      </w:r>
      <w:r w:rsidR="003D5C0C" w:rsidRPr="003D5C0C">
        <w:rPr>
          <w:color w:val="auto"/>
          <w:sz w:val="22"/>
        </w:rPr>
        <w:t>UDP is unreliable data transfer between sending and receiving process because it doesn’t have a connection oriented.</w:t>
      </w:r>
    </w:p>
    <w:p w14:paraId="27927F46" w14:textId="30BB3A5D" w:rsidR="00922ED6" w:rsidRPr="00922ED6" w:rsidRDefault="00922ED6">
      <w:pPr>
        <w:ind w:left="731" w:right="12"/>
        <w:rPr>
          <w:b/>
          <w:bCs/>
          <w:color w:val="FF0000"/>
          <w:sz w:val="24"/>
          <w:szCs w:val="24"/>
        </w:rPr>
      </w:pPr>
    </w:p>
    <w:p w14:paraId="7535D245" w14:textId="75648035" w:rsidR="00B254C7" w:rsidRDefault="00864D89">
      <w:pPr>
        <w:numPr>
          <w:ilvl w:val="0"/>
          <w:numId w:val="9"/>
        </w:numPr>
        <w:ind w:left="706" w:right="12" w:hanging="360"/>
      </w:pPr>
      <w:r>
        <w:t xml:space="preserve">Record the </w:t>
      </w:r>
      <w:r>
        <w:rPr>
          <w:b/>
        </w:rPr>
        <w:t>SRC PORT</w:t>
      </w:r>
      <w:r>
        <w:t xml:space="preserve"> and </w:t>
      </w:r>
      <w:r>
        <w:rPr>
          <w:b/>
        </w:rPr>
        <w:t xml:space="preserve">DEST PORT </w:t>
      </w:r>
      <w:r>
        <w:t xml:space="preserve">values. Why is there no sequence and acknowledgement number? </w:t>
      </w:r>
    </w:p>
    <w:p w14:paraId="211156C5" w14:textId="3A01C626" w:rsidR="00702C12" w:rsidRDefault="00702C12" w:rsidP="00702C12">
      <w:pPr>
        <w:ind w:right="12"/>
      </w:pPr>
      <w:r>
        <w:rPr>
          <w:noProof/>
        </w:rPr>
        <mc:AlternateContent>
          <mc:Choice Requires="wps">
            <w:drawing>
              <wp:anchor distT="0" distB="0" distL="114300" distR="114300" simplePos="0" relativeHeight="251658365" behindDoc="0" locked="0" layoutInCell="1" allowOverlap="1" wp14:anchorId="3959D2B8" wp14:editId="2690BC3E">
                <wp:simplePos x="0" y="0"/>
                <wp:positionH relativeFrom="margin">
                  <wp:posOffset>3560126</wp:posOffset>
                </wp:positionH>
                <wp:positionV relativeFrom="paragraph">
                  <wp:posOffset>166427</wp:posOffset>
                </wp:positionV>
                <wp:extent cx="1316990" cy="281305"/>
                <wp:effectExtent l="0" t="0" r="16510" b="347345"/>
                <wp:wrapNone/>
                <wp:docPr id="905160451" name="Speech Bubble: Rectangle 9"/>
                <wp:cNvGraphicFramePr/>
                <a:graphic xmlns:a="http://schemas.openxmlformats.org/drawingml/2006/main">
                  <a:graphicData uri="http://schemas.microsoft.com/office/word/2010/wordprocessingShape">
                    <wps:wsp>
                      <wps:cNvSpPr/>
                      <wps:spPr>
                        <a:xfrm>
                          <a:off x="0" y="0"/>
                          <a:ext cx="1316990" cy="281305"/>
                        </a:xfrm>
                        <a:prstGeom prst="wedgeRectCallout">
                          <a:avLst>
                            <a:gd name="adj1" fmla="val 27648"/>
                            <a:gd name="adj2" fmla="val 15852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F8F458" w14:textId="2FA7C0EB" w:rsidR="00702C12" w:rsidRDefault="00702C12" w:rsidP="00702C12">
                            <w:pPr>
                              <w:ind w:left="0"/>
                              <w:jc w:val="center"/>
                            </w:pPr>
                            <w:r>
                              <w:t>DEST PORT: 53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9D2B8" id="_x0000_s1075" type="#_x0000_t61" style="position:absolute;left:0;text-align:left;margin-left:280.3pt;margin-top:13.1pt;width:103.7pt;height:22.15pt;z-index:2516583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" adj="16772,45041" fillcolor="white [3212]" strokecolor="red" strokeweight="1.5pt">
                <v:textbox>
                  <w:txbxContent>
                    <w:p w14:paraId="63F8F458" w14:textId="2FA7C0EB" w:rsidR="00702C12" w:rsidRDefault="00702C12" w:rsidP="00702C12">
                      <w:pPr>
                        <w:ind w:left="0"/>
                        <w:jc w:val="center"/>
                      </w:pPr>
                      <w:r>
                        <w:t>DEST PORT: 53</w:t>
                      </w:r>
                    </w:p>
                  </w:txbxContent>
                </v:textbox>
                <w10:wrap anchorx="margin"/>
              </v:shape>
            </w:pict>
          </mc:Fallback>
        </mc:AlternateContent>
      </w:r>
      <w:r>
        <w:rPr>
          <w:noProof/>
        </w:rPr>
        <mc:AlternateContent>
          <mc:Choice Requires="wps">
            <w:drawing>
              <wp:anchor distT="0" distB="0" distL="114300" distR="114300" simplePos="0" relativeHeight="251658364" behindDoc="0" locked="0" layoutInCell="1" allowOverlap="1" wp14:anchorId="21963374" wp14:editId="411FD34E">
                <wp:simplePos x="0" y="0"/>
                <wp:positionH relativeFrom="margin">
                  <wp:posOffset>1244654</wp:posOffset>
                </wp:positionH>
                <wp:positionV relativeFrom="paragraph">
                  <wp:posOffset>174604</wp:posOffset>
                </wp:positionV>
                <wp:extent cx="1316990" cy="281305"/>
                <wp:effectExtent l="0" t="0" r="16510" b="347345"/>
                <wp:wrapNone/>
                <wp:docPr id="1470043265" name="Speech Bubble: Rectangle 9"/>
                <wp:cNvGraphicFramePr/>
                <a:graphic xmlns:a="http://schemas.openxmlformats.org/drawingml/2006/main">
                  <a:graphicData uri="http://schemas.microsoft.com/office/word/2010/wordprocessingShape">
                    <wps:wsp>
                      <wps:cNvSpPr/>
                      <wps:spPr>
                        <a:xfrm>
                          <a:off x="0" y="0"/>
                          <a:ext cx="1316990" cy="281305"/>
                        </a:xfrm>
                        <a:prstGeom prst="wedgeRectCallout">
                          <a:avLst>
                            <a:gd name="adj1" fmla="val 27648"/>
                            <a:gd name="adj2" fmla="val 15852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E08E3C" w14:textId="6D1766B8" w:rsidR="00702C12" w:rsidRDefault="00702C12" w:rsidP="00702C12">
                            <w:pPr>
                              <w:ind w:left="0"/>
                              <w:jc w:val="center"/>
                            </w:pPr>
                            <w:r>
                              <w:t>SRC PORT: 1025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63374" id="_x0000_s1076" type="#_x0000_t61" style="position:absolute;left:0;text-align:left;margin-left:98pt;margin-top:13.75pt;width:103.7pt;height:22.15pt;z-index:2516583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" adj="16772,45041" fillcolor="white [3212]" strokecolor="red" strokeweight="1.5pt">
                <v:textbox>
                  <w:txbxContent>
                    <w:p w14:paraId="75E08E3C" w14:textId="6D1766B8" w:rsidR="00702C12" w:rsidRDefault="00702C12" w:rsidP="00702C12">
                      <w:pPr>
                        <w:ind w:left="0"/>
                        <w:jc w:val="center"/>
                      </w:pPr>
                      <w:r>
                        <w:t>SRC PORT: 1025</w:t>
                      </w:r>
                    </w:p>
                  </w:txbxContent>
                </v:textbox>
                <w10:wrap anchorx="margin"/>
              </v:shape>
            </w:pict>
          </mc:Fallback>
        </mc:AlternateContent>
      </w:r>
    </w:p>
    <w:p w14:paraId="2CEF9BE8" w14:textId="58F494EA" w:rsidR="00702C12" w:rsidRDefault="00702C12" w:rsidP="00702C12">
      <w:pPr>
        <w:ind w:right="12"/>
      </w:pPr>
    </w:p>
    <w:p w14:paraId="2CD08FE3" w14:textId="22F43E02" w:rsidR="00B254C7" w:rsidRDefault="00702C12">
      <w:pPr>
        <w:spacing w:after="118" w:line="259" w:lineRule="auto"/>
        <w:ind w:left="721" w:firstLine="0"/>
        <w:jc w:val="left"/>
      </w:pPr>
      <w:r>
        <w:rPr>
          <w:noProof/>
        </w:rPr>
        <mc:AlternateContent>
          <mc:Choice Requires="wps">
            <w:drawing>
              <wp:anchor distT="0" distB="0" distL="114300" distR="114300" simplePos="0" relativeHeight="251658363" behindDoc="0" locked="0" layoutInCell="1" allowOverlap="1" wp14:anchorId="0EFBA2FA" wp14:editId="05E49C1D">
                <wp:simplePos x="0" y="0"/>
                <wp:positionH relativeFrom="margin">
                  <wp:posOffset>3434597</wp:posOffset>
                </wp:positionH>
                <wp:positionV relativeFrom="paragraph">
                  <wp:posOffset>335668</wp:posOffset>
                </wp:positionV>
                <wp:extent cx="1456106" cy="281687"/>
                <wp:effectExtent l="0" t="0" r="10795" b="23495"/>
                <wp:wrapNone/>
                <wp:docPr id="975936386" name="Rectangle 5"/>
                <wp:cNvGraphicFramePr/>
                <a:graphic xmlns:a="http://schemas.openxmlformats.org/drawingml/2006/main">
                  <a:graphicData uri="http://schemas.microsoft.com/office/word/2010/wordprocessingShape">
                    <wps:wsp>
                      <wps:cNvSpPr/>
                      <wps:spPr>
                        <a:xfrm>
                          <a:off x="0" y="0"/>
                          <a:ext cx="1456106" cy="28168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30B77" id="Rectangle 5" o:spid="_x0000_s1026" style="position:absolute;margin-left:270.45pt;margin-top:26.45pt;width:114.65pt;height:22.2pt;z-index:2516583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" filled="f" strokecolor="red" strokeweight="1.5pt">
                <v:stroke dashstyle="dash"/>
                <w10:wrap anchorx="margin"/>
              </v:rect>
            </w:pict>
          </mc:Fallback>
        </mc:AlternateContent>
      </w:r>
      <w:r>
        <w:rPr>
          <w:noProof/>
        </w:rPr>
        <mc:AlternateContent>
          <mc:Choice Requires="wps">
            <w:drawing>
              <wp:anchor distT="0" distB="0" distL="114300" distR="114300" simplePos="0" relativeHeight="251658362" behindDoc="0" locked="0" layoutInCell="1" allowOverlap="1" wp14:anchorId="73E28AC3" wp14:editId="0AABD3C3">
                <wp:simplePos x="0" y="0"/>
                <wp:positionH relativeFrom="margin">
                  <wp:posOffset>1029055</wp:posOffset>
                </wp:positionH>
                <wp:positionV relativeFrom="paragraph">
                  <wp:posOffset>321948</wp:posOffset>
                </wp:positionV>
                <wp:extent cx="1456106" cy="281687"/>
                <wp:effectExtent l="0" t="0" r="10795" b="23495"/>
                <wp:wrapNone/>
                <wp:docPr id="988089512" name="Rectangle 5"/>
                <wp:cNvGraphicFramePr/>
                <a:graphic xmlns:a="http://schemas.openxmlformats.org/drawingml/2006/main">
                  <a:graphicData uri="http://schemas.microsoft.com/office/word/2010/wordprocessingShape">
                    <wps:wsp>
                      <wps:cNvSpPr/>
                      <wps:spPr>
                        <a:xfrm>
                          <a:off x="0" y="0"/>
                          <a:ext cx="1456106" cy="28168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B7E37" id="Rectangle 5" o:spid="_x0000_s1026" style="position:absolute;margin-left:81.05pt;margin-top:25.35pt;width:114.65pt;height:22.2pt;z-index:2516583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" filled="f" strokecolor="red" strokeweight="1.5pt">
                <v:stroke dashstyle="dash"/>
                <w10:wrap anchorx="margin"/>
              </v:rect>
            </w:pict>
          </mc:Fallback>
        </mc:AlternateContent>
      </w:r>
      <w:r w:rsidR="00864D89">
        <w:t xml:space="preserve"> </w:t>
      </w:r>
      <w:r w:rsidR="00B40DD9" w:rsidRPr="001F2012">
        <w:drawing>
          <wp:inline distT="0" distB="0" distL="0" distR="0" wp14:anchorId="6183C44D" wp14:editId="170EAFA4">
            <wp:extent cx="5268060" cy="1629002"/>
            <wp:effectExtent l="0" t="0" r="8890" b="9525"/>
            <wp:docPr id="1012099306"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55888" name="Picture 1" descr="A white rectangular object with black text&#10;&#10;Description automatically generated"/>
                    <pic:cNvPicPr/>
                  </pic:nvPicPr>
                  <pic:blipFill>
                    <a:blip r:embed="rId55"/>
                    <a:stretch>
                      <a:fillRect/>
                    </a:stretch>
                  </pic:blipFill>
                  <pic:spPr>
                    <a:xfrm>
                      <a:off x="0" y="0"/>
                      <a:ext cx="5268060" cy="1629002"/>
                    </a:xfrm>
                    <a:prstGeom prst="rect">
                      <a:avLst/>
                    </a:prstGeom>
                  </pic:spPr>
                </pic:pic>
              </a:graphicData>
            </a:graphic>
          </wp:inline>
        </w:drawing>
      </w:r>
    </w:p>
    <w:p w14:paraId="1E3C9C2F" w14:textId="758150E4" w:rsidR="00702C12" w:rsidRDefault="00702C12">
      <w:pPr>
        <w:spacing w:after="118" w:line="259" w:lineRule="auto"/>
        <w:ind w:left="721" w:firstLine="0"/>
        <w:jc w:val="left"/>
      </w:pPr>
      <w:r>
        <w:t>There is no SEQUENCE NUM and ACK NUM because UDP doesn’t</w:t>
      </w:r>
      <w:r w:rsidR="003055D7">
        <w:t xml:space="preserve"> need to</w:t>
      </w:r>
      <w:r w:rsidR="00AF1FA9">
        <w:t xml:space="preserve"> </w:t>
      </w:r>
      <w:r w:rsidR="00AF1FA9" w:rsidRPr="00AF1FA9">
        <w:t>establish a reliable connection.</w:t>
      </w:r>
    </w:p>
    <w:p w14:paraId="528C45A3" w14:textId="77777777" w:rsidR="009B65EB" w:rsidRDefault="009B65EB">
      <w:pPr>
        <w:spacing w:after="118" w:line="259" w:lineRule="auto"/>
        <w:ind w:left="721" w:firstLine="0"/>
        <w:jc w:val="left"/>
      </w:pPr>
    </w:p>
    <w:p w14:paraId="5D5BBE8C" w14:textId="77777777" w:rsidR="009B65EB" w:rsidRDefault="009B65EB">
      <w:pPr>
        <w:spacing w:after="118" w:line="259" w:lineRule="auto"/>
        <w:ind w:left="721" w:firstLine="0"/>
        <w:jc w:val="left"/>
      </w:pPr>
    </w:p>
    <w:p w14:paraId="45B39CA6" w14:textId="77777777" w:rsidR="009B65EB" w:rsidRDefault="009B65EB">
      <w:pPr>
        <w:spacing w:after="118" w:line="259" w:lineRule="auto"/>
        <w:ind w:left="721" w:firstLine="0"/>
        <w:jc w:val="left"/>
      </w:pPr>
    </w:p>
    <w:p w14:paraId="492CEFC5" w14:textId="77777777" w:rsidR="009B65EB" w:rsidRDefault="009B65EB">
      <w:pPr>
        <w:spacing w:after="118" w:line="259" w:lineRule="auto"/>
        <w:ind w:left="721" w:firstLine="0"/>
        <w:jc w:val="left"/>
      </w:pPr>
    </w:p>
    <w:p w14:paraId="3480DB06" w14:textId="77777777" w:rsidR="009B65EB" w:rsidRDefault="009B65EB">
      <w:pPr>
        <w:spacing w:after="118" w:line="259" w:lineRule="auto"/>
        <w:ind w:left="721" w:firstLine="0"/>
        <w:jc w:val="left"/>
      </w:pPr>
    </w:p>
    <w:p w14:paraId="582CC3D1" w14:textId="77777777" w:rsidR="00B254C7" w:rsidRDefault="00864D89">
      <w:pPr>
        <w:numPr>
          <w:ilvl w:val="0"/>
          <w:numId w:val="9"/>
        </w:numPr>
        <w:ind w:left="706" w:right="12" w:hanging="360"/>
      </w:pPr>
      <w:r>
        <w:lastRenderedPageBreak/>
        <w:t xml:space="preserve">Close the </w:t>
      </w:r>
      <w:r>
        <w:rPr>
          <w:b/>
        </w:rPr>
        <w:t>PDU</w:t>
      </w:r>
      <w:r>
        <w:t xml:space="preserve"> and click </w:t>
      </w:r>
      <w:r>
        <w:rPr>
          <w:b/>
        </w:rPr>
        <w:t xml:space="preserve">Capture/Forward </w:t>
      </w:r>
      <w:r>
        <w:t xml:space="preserve">until a PDU returns to the </w:t>
      </w:r>
      <w:r>
        <w:rPr>
          <w:b/>
        </w:rPr>
        <w:t>DNS Client</w:t>
      </w:r>
      <w:r>
        <w:t xml:space="preserve"> with a checkmark. </w:t>
      </w:r>
    </w:p>
    <w:p w14:paraId="5D9CC7D0" w14:textId="72543281" w:rsidR="00DF7EE4" w:rsidRDefault="00CE3249" w:rsidP="00DF7EE4">
      <w:pPr>
        <w:ind w:left="706" w:right="12" w:firstLine="0"/>
      </w:pPr>
      <w:r>
        <w:rPr>
          <w:noProof/>
        </w:rPr>
        <mc:AlternateContent>
          <mc:Choice Requires="wps">
            <w:drawing>
              <wp:anchor distT="0" distB="0" distL="114300" distR="114300" simplePos="0" relativeHeight="251266048" behindDoc="0" locked="0" layoutInCell="1" allowOverlap="1" wp14:anchorId="2322660B" wp14:editId="63C7BBAD">
                <wp:simplePos x="0" y="0"/>
                <wp:positionH relativeFrom="margin">
                  <wp:posOffset>3804920</wp:posOffset>
                </wp:positionH>
                <wp:positionV relativeFrom="paragraph">
                  <wp:posOffset>888365</wp:posOffset>
                </wp:positionV>
                <wp:extent cx="1102360" cy="601980"/>
                <wp:effectExtent l="628650" t="0" r="21590" b="655320"/>
                <wp:wrapNone/>
                <wp:docPr id="1842921673" name="Speech Bubble: Rectangle 9"/>
                <wp:cNvGraphicFramePr/>
                <a:graphic xmlns:a="http://schemas.openxmlformats.org/drawingml/2006/main">
                  <a:graphicData uri="http://schemas.microsoft.com/office/word/2010/wordprocessingShape">
                    <wps:wsp>
                      <wps:cNvSpPr/>
                      <wps:spPr>
                        <a:xfrm>
                          <a:off x="0" y="0"/>
                          <a:ext cx="1102360" cy="601980"/>
                        </a:xfrm>
                        <a:prstGeom prst="wedgeRectCallout">
                          <a:avLst>
                            <a:gd name="adj1" fmla="val -103126"/>
                            <a:gd name="adj2" fmla="val 146754"/>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17C7AD" w14:textId="4DB9B13A" w:rsidR="001F1D36" w:rsidRDefault="00CE3249" w:rsidP="00CE3249">
                            <w:pPr>
                              <w:ind w:left="0"/>
                              <w:jc w:val="center"/>
                            </w:pPr>
                            <w:r>
                              <w:t>PDU returns to DNS Client</w:t>
                            </w:r>
                          </w:p>
                          <w:p w14:paraId="38D5EA61" w14:textId="0213A218" w:rsidR="00CE3249" w:rsidRDefault="00CE3249" w:rsidP="00CE3249">
                            <w:pPr>
                              <w:ind w:left="0"/>
                              <w:jc w:val="center"/>
                              <w:rPr>
                                <w:color w:val="aut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2660B" id="_x0000_s1077" type="#_x0000_t61" style="position:absolute;left:0;text-align:left;margin-left:299.6pt;margin-top:69.95pt;width:86.8pt;height:47.4pt;z-index:25126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" adj="-11475,42499" filled="f" strokecolor="red" strokeweight="1.5pt">
                <v:textbox>
                  <w:txbxContent>
                    <w:p w14:paraId="7317C7AD" w14:textId="4DB9B13A" w:rsidR="001F1D36" w:rsidRDefault="00CE3249" w:rsidP="00CE3249">
                      <w:pPr>
                        <w:ind w:left="0"/>
                        <w:jc w:val="center"/>
                      </w:pPr>
                      <w:r>
                        <w:t>PDU returns to DNS Client</w:t>
                      </w:r>
                    </w:p>
                    <w:p w14:paraId="38D5EA61" w14:textId="0213A218" w:rsidR="00CE3249" w:rsidRDefault="00CE3249" w:rsidP="00CE3249">
                      <w:pPr>
                        <w:ind w:left="0"/>
                        <w:jc w:val="center"/>
                        <w:rPr>
                          <w:color w:val="auto"/>
                        </w:rPr>
                      </w:pPr>
                    </w:p>
                  </w:txbxContent>
                </v:textbox>
                <w10:wrap anchorx="margin"/>
              </v:shape>
            </w:pict>
          </mc:Fallback>
        </mc:AlternateContent>
      </w:r>
      <w:r>
        <w:rPr>
          <w:noProof/>
        </w:rPr>
        <mc:AlternateContent>
          <mc:Choice Requires="wps">
            <w:drawing>
              <wp:anchor distT="0" distB="0" distL="114300" distR="114300" simplePos="0" relativeHeight="251265024" behindDoc="0" locked="0" layoutInCell="1" allowOverlap="1" wp14:anchorId="74AC8B14" wp14:editId="52522F27">
                <wp:simplePos x="0" y="0"/>
                <wp:positionH relativeFrom="margin">
                  <wp:posOffset>2369820</wp:posOffset>
                </wp:positionH>
                <wp:positionV relativeFrom="paragraph">
                  <wp:posOffset>1832610</wp:posOffset>
                </wp:positionV>
                <wp:extent cx="830580" cy="678180"/>
                <wp:effectExtent l="0" t="0" r="26670" b="26670"/>
                <wp:wrapNone/>
                <wp:docPr id="524272240" name="Rectangle 5"/>
                <wp:cNvGraphicFramePr/>
                <a:graphic xmlns:a="http://schemas.openxmlformats.org/drawingml/2006/main">
                  <a:graphicData uri="http://schemas.microsoft.com/office/word/2010/wordprocessingShape">
                    <wps:wsp>
                      <wps:cNvSpPr/>
                      <wps:spPr>
                        <a:xfrm>
                          <a:off x="0" y="0"/>
                          <a:ext cx="830580" cy="6781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8EEE1" id="Rectangle 5" o:spid="_x0000_s1026" style="position:absolute;margin-left:186.6pt;margin-top:144.3pt;width:65.4pt;height:53.4pt;z-index:25126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" filled="f" strokecolor="red" strokeweight="1.5pt">
                <v:stroke dashstyle="dash"/>
                <w10:wrap anchorx="margin"/>
              </v:rect>
            </w:pict>
          </mc:Fallback>
        </mc:AlternateContent>
      </w:r>
      <w:r w:rsidR="00DF7EE4" w:rsidRPr="00DF7EE4">
        <w:drawing>
          <wp:inline distT="0" distB="0" distL="0" distR="0" wp14:anchorId="6CBBD818" wp14:editId="2EE64E55">
            <wp:extent cx="3169920" cy="2554239"/>
            <wp:effectExtent l="0" t="0" r="0" b="0"/>
            <wp:docPr id="176602734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7340" name="Picture 1" descr="A diagram of a network&#10;&#10;Description automatically generated"/>
                    <pic:cNvPicPr/>
                  </pic:nvPicPr>
                  <pic:blipFill>
                    <a:blip r:embed="rId56"/>
                    <a:stretch>
                      <a:fillRect/>
                    </a:stretch>
                  </pic:blipFill>
                  <pic:spPr>
                    <a:xfrm>
                      <a:off x="0" y="0"/>
                      <a:ext cx="3172494" cy="2556313"/>
                    </a:xfrm>
                    <a:prstGeom prst="rect">
                      <a:avLst/>
                    </a:prstGeom>
                  </pic:spPr>
                </pic:pic>
              </a:graphicData>
            </a:graphic>
          </wp:inline>
        </w:drawing>
      </w:r>
    </w:p>
    <w:p w14:paraId="073E0E35" w14:textId="77777777" w:rsidR="00AC02A6" w:rsidRDefault="00AC02A6" w:rsidP="00DF7EE4">
      <w:pPr>
        <w:ind w:left="706" w:right="12" w:firstLine="0"/>
      </w:pPr>
    </w:p>
    <w:p w14:paraId="48610649" w14:textId="76E2469A" w:rsidR="00B254C7" w:rsidRDefault="00277AAA">
      <w:pPr>
        <w:numPr>
          <w:ilvl w:val="0"/>
          <w:numId w:val="9"/>
        </w:numPr>
        <w:ind w:left="706" w:right="12" w:hanging="360"/>
      </w:pPr>
      <w:r>
        <w:rPr>
          <w:noProof/>
        </w:rPr>
        <mc:AlternateContent>
          <mc:Choice Requires="wps">
            <w:drawing>
              <wp:anchor distT="0" distB="0" distL="114300" distR="114300" simplePos="0" relativeHeight="251658381" behindDoc="0" locked="0" layoutInCell="1" allowOverlap="1" wp14:anchorId="08D35FAF" wp14:editId="1611FA67">
                <wp:simplePos x="0" y="0"/>
                <wp:positionH relativeFrom="margin">
                  <wp:posOffset>4144949</wp:posOffset>
                </wp:positionH>
                <wp:positionV relativeFrom="paragraph">
                  <wp:posOffset>273035</wp:posOffset>
                </wp:positionV>
                <wp:extent cx="1325880" cy="402590"/>
                <wp:effectExtent l="0" t="0" r="26670" b="245110"/>
                <wp:wrapNone/>
                <wp:docPr id="944350355" name="Speech Bubble: Rectangle 9"/>
                <wp:cNvGraphicFramePr/>
                <a:graphic xmlns:a="http://schemas.openxmlformats.org/drawingml/2006/main">
                  <a:graphicData uri="http://schemas.microsoft.com/office/word/2010/wordprocessingShape">
                    <wps:wsp>
                      <wps:cNvSpPr/>
                      <wps:spPr>
                        <a:xfrm>
                          <a:off x="0" y="0"/>
                          <a:ext cx="1325880" cy="402590"/>
                        </a:xfrm>
                        <a:prstGeom prst="wedgeRectCallout">
                          <a:avLst>
                            <a:gd name="adj1" fmla="val 17516"/>
                            <a:gd name="adj2" fmla="val 104700"/>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AECB7B" w14:textId="4C1B9F2E" w:rsidR="00277AAA" w:rsidRDefault="00277AAA" w:rsidP="00277AAA">
                            <w:pPr>
                              <w:ind w:left="0"/>
                              <w:jc w:val="center"/>
                            </w:pPr>
                            <w:r>
                              <w:t>DEST PORT: 1025 (reversed)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35FAF" id="_x0000_s1078" type="#_x0000_t61" style="position:absolute;left:0;text-align:left;margin-left:326.35pt;margin-top:21.5pt;width:104.4pt;height:31.7pt;z-index:2516583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" adj="14583,33415" fillcolor="white [3212]" strokecolor="red" strokeweight="1.5pt">
                <v:textbox>
                  <w:txbxContent>
                    <w:p w14:paraId="0DAECB7B" w14:textId="4C1B9F2E" w:rsidR="00277AAA" w:rsidRDefault="00277AAA" w:rsidP="00277AAA">
                      <w:pPr>
                        <w:ind w:left="0"/>
                        <w:jc w:val="center"/>
                      </w:pPr>
                      <w:r>
                        <w:t>DEST PORT: 1025 (reversed)</w:t>
                      </w:r>
                    </w:p>
                  </w:txbxContent>
                </v:textbox>
                <w10:wrap anchorx="margin"/>
              </v:shape>
            </w:pict>
          </mc:Fallback>
        </mc:AlternateContent>
      </w:r>
      <w:r>
        <w:rPr>
          <w:noProof/>
        </w:rPr>
        <mc:AlternateContent>
          <mc:Choice Requires="wps">
            <w:drawing>
              <wp:anchor distT="0" distB="0" distL="114300" distR="114300" simplePos="0" relativeHeight="251658380" behindDoc="0" locked="0" layoutInCell="1" allowOverlap="1" wp14:anchorId="5012A660" wp14:editId="5EBC54D3">
                <wp:simplePos x="0" y="0"/>
                <wp:positionH relativeFrom="margin">
                  <wp:posOffset>1410416</wp:posOffset>
                </wp:positionH>
                <wp:positionV relativeFrom="paragraph">
                  <wp:posOffset>286036</wp:posOffset>
                </wp:positionV>
                <wp:extent cx="1339098" cy="376588"/>
                <wp:effectExtent l="0" t="0" r="13970" b="233045"/>
                <wp:wrapNone/>
                <wp:docPr id="2073970802" name="Speech Bubble: Rectangle 9"/>
                <wp:cNvGraphicFramePr/>
                <a:graphic xmlns:a="http://schemas.openxmlformats.org/drawingml/2006/main">
                  <a:graphicData uri="http://schemas.microsoft.com/office/word/2010/wordprocessingShape">
                    <wps:wsp>
                      <wps:cNvSpPr/>
                      <wps:spPr>
                        <a:xfrm>
                          <a:off x="0" y="0"/>
                          <a:ext cx="1339098" cy="376588"/>
                        </a:xfrm>
                        <a:prstGeom prst="wedgeRectCallout">
                          <a:avLst>
                            <a:gd name="adj1" fmla="val 27975"/>
                            <a:gd name="adj2" fmla="val 102547"/>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FC470F" w14:textId="5B619558" w:rsidR="00277AAA" w:rsidRDefault="00277AAA" w:rsidP="00277AAA">
                            <w:pPr>
                              <w:ind w:left="0"/>
                              <w:jc w:val="center"/>
                            </w:pPr>
                            <w:r>
                              <w:t>SRC PORT: 53 (reversed)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2A660" id="_x0000_s1079" type="#_x0000_t61" style="position:absolute;left:0;text-align:left;margin-left:111.05pt;margin-top:22.5pt;width:105.45pt;height:29.65pt;z-index:2516583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" adj="16843,32950" fillcolor="white [3212]" strokecolor="red" strokeweight="1.5pt">
                <v:textbox>
                  <w:txbxContent>
                    <w:p w14:paraId="55FC470F" w14:textId="5B619558" w:rsidR="00277AAA" w:rsidRDefault="00277AAA" w:rsidP="00277AAA">
                      <w:pPr>
                        <w:ind w:left="0"/>
                        <w:jc w:val="center"/>
                      </w:pPr>
                      <w:r>
                        <w:t>SRC PORT: 53 (reversed)</w:t>
                      </w:r>
                    </w:p>
                  </w:txbxContent>
                </v:textbox>
                <w10:wrap anchorx="margin"/>
              </v:shape>
            </w:pict>
          </mc:Fallback>
        </mc:AlternateContent>
      </w:r>
      <w:r w:rsidR="00864D89">
        <w:t xml:space="preserve">Click the PDU envelope and select </w:t>
      </w:r>
      <w:r w:rsidR="00864D89">
        <w:rPr>
          <w:b/>
        </w:rPr>
        <w:t>Inbound PDU Details</w:t>
      </w:r>
      <w:r w:rsidR="00864D89">
        <w:t xml:space="preserve">. How are the port and sequence numbers different than before? </w:t>
      </w:r>
    </w:p>
    <w:p w14:paraId="665DAE65" w14:textId="32CCD3B3" w:rsidR="00277AAA" w:rsidRDefault="00277AAA" w:rsidP="00277AAA">
      <w:pPr>
        <w:ind w:left="706" w:right="12" w:firstLine="0"/>
      </w:pPr>
    </w:p>
    <w:p w14:paraId="4D3B04CC" w14:textId="4AC5C79E" w:rsidR="00B254C7" w:rsidRDefault="00277AAA">
      <w:pPr>
        <w:spacing w:after="103" w:line="259" w:lineRule="auto"/>
        <w:ind w:left="721" w:firstLine="0"/>
        <w:jc w:val="left"/>
      </w:pPr>
      <w:r>
        <w:rPr>
          <w:noProof/>
        </w:rPr>
        <mc:AlternateContent>
          <mc:Choice Requires="wps">
            <w:drawing>
              <wp:anchor distT="0" distB="0" distL="114300" distR="114300" simplePos="0" relativeHeight="251658379" behindDoc="0" locked="0" layoutInCell="1" allowOverlap="1" wp14:anchorId="795056A0" wp14:editId="3B3281C9">
                <wp:simplePos x="0" y="0"/>
                <wp:positionH relativeFrom="margin">
                  <wp:posOffset>3732903</wp:posOffset>
                </wp:positionH>
                <wp:positionV relativeFrom="paragraph">
                  <wp:posOffset>313732</wp:posOffset>
                </wp:positionV>
                <wp:extent cx="1534112" cy="273020"/>
                <wp:effectExtent l="0" t="0" r="28575" b="13335"/>
                <wp:wrapNone/>
                <wp:docPr id="1974369442" name="Rectangle 5"/>
                <wp:cNvGraphicFramePr/>
                <a:graphic xmlns:a="http://schemas.openxmlformats.org/drawingml/2006/main">
                  <a:graphicData uri="http://schemas.microsoft.com/office/word/2010/wordprocessingShape">
                    <wps:wsp>
                      <wps:cNvSpPr/>
                      <wps:spPr>
                        <a:xfrm>
                          <a:off x="0" y="0"/>
                          <a:ext cx="1534112" cy="27302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C1C65" id="Rectangle 5" o:spid="_x0000_s1026" style="position:absolute;margin-left:293.95pt;margin-top:24.7pt;width:120.8pt;height:21.5pt;z-index:2516583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" filled="f" strokecolor="red" strokeweight="1.5pt">
                <v:stroke dashstyle="dash"/>
                <w10:wrap anchorx="margin"/>
              </v:rect>
            </w:pict>
          </mc:Fallback>
        </mc:AlternateContent>
      </w:r>
      <w:r>
        <w:rPr>
          <w:noProof/>
        </w:rPr>
        <mc:AlternateContent>
          <mc:Choice Requires="wps">
            <w:drawing>
              <wp:anchor distT="0" distB="0" distL="114300" distR="114300" simplePos="0" relativeHeight="251658378" behindDoc="0" locked="0" layoutInCell="1" allowOverlap="1" wp14:anchorId="313E0E1D" wp14:editId="562F90DA">
                <wp:simplePos x="0" y="0"/>
                <wp:positionH relativeFrom="margin">
                  <wp:posOffset>1132605</wp:posOffset>
                </wp:positionH>
                <wp:positionV relativeFrom="paragraph">
                  <wp:posOffset>304207</wp:posOffset>
                </wp:positionV>
                <wp:extent cx="1456106" cy="281687"/>
                <wp:effectExtent l="0" t="0" r="10795" b="23495"/>
                <wp:wrapNone/>
                <wp:docPr id="1833774826" name="Rectangle 5"/>
                <wp:cNvGraphicFramePr/>
                <a:graphic xmlns:a="http://schemas.openxmlformats.org/drawingml/2006/main">
                  <a:graphicData uri="http://schemas.microsoft.com/office/word/2010/wordprocessingShape">
                    <wps:wsp>
                      <wps:cNvSpPr/>
                      <wps:spPr>
                        <a:xfrm>
                          <a:off x="0" y="0"/>
                          <a:ext cx="1456106" cy="28168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9724E" id="Rectangle 5" o:spid="_x0000_s1026" style="position:absolute;margin-left:89.2pt;margin-top:23.95pt;width:114.65pt;height:22.2pt;z-index:2516583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" filled="f" strokecolor="red" strokeweight="1.5pt">
                <v:stroke dashstyle="dash"/>
                <w10:wrap anchorx="margin"/>
              </v:rect>
            </w:pict>
          </mc:Fallback>
        </mc:AlternateContent>
      </w:r>
      <w:r w:rsidR="00864D89">
        <w:t xml:space="preserve"> </w:t>
      </w:r>
      <w:r w:rsidR="00AC02A6" w:rsidRPr="00AC02A6">
        <w:drawing>
          <wp:inline distT="0" distB="0" distL="0" distR="0" wp14:anchorId="26513FD7" wp14:editId="63FC1BAC">
            <wp:extent cx="5655413" cy="1389690"/>
            <wp:effectExtent l="0" t="0" r="2540" b="1270"/>
            <wp:docPr id="60990734"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0734" name="Picture 1" descr="A white rectangular object with black lines&#10;&#10;Description automatically generated"/>
                    <pic:cNvPicPr/>
                  </pic:nvPicPr>
                  <pic:blipFill>
                    <a:blip r:embed="rId57"/>
                    <a:stretch>
                      <a:fillRect/>
                    </a:stretch>
                  </pic:blipFill>
                  <pic:spPr>
                    <a:xfrm>
                      <a:off x="0" y="0"/>
                      <a:ext cx="5678220" cy="1395294"/>
                    </a:xfrm>
                    <a:prstGeom prst="rect">
                      <a:avLst/>
                    </a:prstGeom>
                  </pic:spPr>
                </pic:pic>
              </a:graphicData>
            </a:graphic>
          </wp:inline>
        </w:drawing>
      </w:r>
    </w:p>
    <w:p w14:paraId="43E0274F" w14:textId="165B7671" w:rsidR="00277AAA" w:rsidRDefault="002340A8">
      <w:pPr>
        <w:spacing w:after="103" w:line="259" w:lineRule="auto"/>
        <w:ind w:left="721" w:firstLine="0"/>
        <w:jc w:val="left"/>
      </w:pPr>
      <w:r w:rsidRPr="002340A8">
        <w:t>There is not any SEQUENCE NUM and ACK NUM show in UDP connection.</w:t>
      </w:r>
    </w:p>
    <w:p w14:paraId="6C33DDA0" w14:textId="77777777" w:rsidR="00B254C7" w:rsidRDefault="00864D89">
      <w:pPr>
        <w:numPr>
          <w:ilvl w:val="0"/>
          <w:numId w:val="9"/>
        </w:numPr>
        <w:ind w:left="706" w:right="12" w:hanging="360"/>
      </w:pPr>
      <w:r>
        <w:t xml:space="preserve">What is the last section of the </w:t>
      </w:r>
      <w:r>
        <w:rPr>
          <w:b/>
        </w:rPr>
        <w:t>PDU</w:t>
      </w:r>
      <w:r>
        <w:t xml:space="preserve"> called?  </w:t>
      </w:r>
    </w:p>
    <w:p w14:paraId="3EA33570" w14:textId="19B5A0E1" w:rsidR="001C29AB" w:rsidRDefault="00677842" w:rsidP="001C29AB">
      <w:pPr>
        <w:ind w:right="12"/>
      </w:pPr>
      <w:r>
        <w:rPr>
          <w:noProof/>
        </w:rPr>
        <mc:AlternateContent>
          <mc:Choice Requires="wps">
            <w:drawing>
              <wp:anchor distT="0" distB="0" distL="114300" distR="114300" simplePos="0" relativeHeight="251658383" behindDoc="0" locked="0" layoutInCell="1" allowOverlap="1" wp14:anchorId="31F6D913" wp14:editId="1441E901">
                <wp:simplePos x="0" y="0"/>
                <wp:positionH relativeFrom="margin">
                  <wp:posOffset>1289074</wp:posOffset>
                </wp:positionH>
                <wp:positionV relativeFrom="paragraph">
                  <wp:posOffset>40474</wp:posOffset>
                </wp:positionV>
                <wp:extent cx="1338580" cy="263881"/>
                <wp:effectExtent l="0" t="0" r="13970" b="174625"/>
                <wp:wrapNone/>
                <wp:docPr id="716068834" name="Speech Bubble: Rectangle 9"/>
                <wp:cNvGraphicFramePr/>
                <a:graphic xmlns:a="http://schemas.openxmlformats.org/drawingml/2006/main">
                  <a:graphicData uri="http://schemas.microsoft.com/office/word/2010/wordprocessingShape">
                    <wps:wsp>
                      <wps:cNvSpPr/>
                      <wps:spPr>
                        <a:xfrm>
                          <a:off x="0" y="0"/>
                          <a:ext cx="1338580" cy="263881"/>
                        </a:xfrm>
                        <a:prstGeom prst="wedgeRectCallout">
                          <a:avLst>
                            <a:gd name="adj1" fmla="val -46487"/>
                            <a:gd name="adj2" fmla="val 96793"/>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331761" w14:textId="6B615F72" w:rsidR="001C29AB" w:rsidRDefault="00677842" w:rsidP="001C29AB">
                            <w:pPr>
                              <w:ind w:left="0"/>
                              <w:jc w:val="center"/>
                            </w:pPr>
                            <w:r>
                              <w:t>DNS 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6D913" id="_x0000_s1080" type="#_x0000_t61" style="position:absolute;left:0;text-align:left;margin-left:101.5pt;margin-top:3.2pt;width:105.4pt;height:20.8pt;z-index:2516583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" adj="759,31707" fillcolor="white [3212]" strokecolor="red" strokeweight="1.5pt">
                <v:textbox>
                  <w:txbxContent>
                    <w:p w14:paraId="4E331761" w14:textId="6B615F72" w:rsidR="001C29AB" w:rsidRDefault="00677842" w:rsidP="001C29AB">
                      <w:pPr>
                        <w:ind w:left="0"/>
                        <w:jc w:val="center"/>
                      </w:pPr>
                      <w:r>
                        <w:t>DNS Answer</w:t>
                      </w:r>
                    </w:p>
                  </w:txbxContent>
                </v:textbox>
                <w10:wrap anchorx="margin"/>
              </v:shape>
            </w:pict>
          </mc:Fallback>
        </mc:AlternateContent>
      </w:r>
    </w:p>
    <w:p w14:paraId="1033FADE" w14:textId="393CA056" w:rsidR="001C29AB" w:rsidRDefault="001C29AB" w:rsidP="001C29AB">
      <w:pPr>
        <w:ind w:right="12"/>
      </w:pPr>
      <w:r>
        <w:rPr>
          <w:noProof/>
        </w:rPr>
        <mc:AlternateContent>
          <mc:Choice Requires="wps">
            <w:drawing>
              <wp:anchor distT="0" distB="0" distL="114300" distR="114300" simplePos="0" relativeHeight="251658382" behindDoc="0" locked="0" layoutInCell="1" allowOverlap="1" wp14:anchorId="0E515197" wp14:editId="470D8DEF">
                <wp:simplePos x="0" y="0"/>
                <wp:positionH relativeFrom="margin">
                  <wp:posOffset>478683</wp:posOffset>
                </wp:positionH>
                <wp:positionV relativeFrom="paragraph">
                  <wp:posOffset>133311</wp:posOffset>
                </wp:positionV>
                <wp:extent cx="806058" cy="281687"/>
                <wp:effectExtent l="0" t="0" r="13335" b="23495"/>
                <wp:wrapNone/>
                <wp:docPr id="818150985" name="Rectangle 5"/>
                <wp:cNvGraphicFramePr/>
                <a:graphic xmlns:a="http://schemas.openxmlformats.org/drawingml/2006/main">
                  <a:graphicData uri="http://schemas.microsoft.com/office/word/2010/wordprocessingShape">
                    <wps:wsp>
                      <wps:cNvSpPr/>
                      <wps:spPr>
                        <a:xfrm>
                          <a:off x="0" y="0"/>
                          <a:ext cx="806058" cy="28168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C4099" id="Rectangle 5" o:spid="_x0000_s1026" style="position:absolute;margin-left:37.7pt;margin-top:10.5pt;width:63.45pt;height:22.2pt;z-index:2516583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" filled="f" strokecolor="red" strokeweight="1.5pt">
                <v:stroke dashstyle="dash"/>
                <w10:wrap anchorx="margin"/>
              </v:rect>
            </w:pict>
          </mc:Fallback>
        </mc:AlternateContent>
      </w:r>
    </w:p>
    <w:p w14:paraId="1CCA22F6" w14:textId="76C5F227" w:rsidR="00B254C7" w:rsidRDefault="00864D89">
      <w:pPr>
        <w:spacing w:after="118" w:line="259" w:lineRule="auto"/>
        <w:ind w:left="721" w:firstLine="0"/>
        <w:jc w:val="left"/>
      </w:pPr>
      <w:r>
        <w:t xml:space="preserve"> </w:t>
      </w:r>
      <w:r w:rsidR="00325D77" w:rsidRPr="00325D77">
        <w:drawing>
          <wp:inline distT="0" distB="0" distL="0" distR="0" wp14:anchorId="5449CD77" wp14:editId="525D28FA">
            <wp:extent cx="5790338" cy="1750794"/>
            <wp:effectExtent l="0" t="0" r="1270" b="1905"/>
            <wp:docPr id="1112958860" name="Picture 1" descr="A screen 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58860" name="Picture 1" descr="A screen shot of a document&#10;&#10;Description automatically generated"/>
                    <pic:cNvPicPr/>
                  </pic:nvPicPr>
                  <pic:blipFill>
                    <a:blip r:embed="rId58"/>
                    <a:stretch>
                      <a:fillRect/>
                    </a:stretch>
                  </pic:blipFill>
                  <pic:spPr>
                    <a:xfrm>
                      <a:off x="0" y="0"/>
                      <a:ext cx="5815149" cy="1758296"/>
                    </a:xfrm>
                    <a:prstGeom prst="rect">
                      <a:avLst/>
                    </a:prstGeom>
                  </pic:spPr>
                </pic:pic>
              </a:graphicData>
            </a:graphic>
          </wp:inline>
        </w:drawing>
      </w:r>
    </w:p>
    <w:p w14:paraId="11ABF722" w14:textId="77777777" w:rsidR="00B254C7" w:rsidRDefault="00864D89">
      <w:pPr>
        <w:numPr>
          <w:ilvl w:val="0"/>
          <w:numId w:val="9"/>
        </w:numPr>
        <w:spacing w:after="231"/>
        <w:ind w:left="706" w:right="12" w:hanging="360"/>
      </w:pPr>
      <w:r>
        <w:t xml:space="preserve">Click </w:t>
      </w:r>
      <w:r>
        <w:rPr>
          <w:b/>
        </w:rPr>
        <w:t>Back</w:t>
      </w:r>
      <w:r>
        <w:t xml:space="preserve"> until the simulation is reset. </w:t>
      </w:r>
    </w:p>
    <w:p w14:paraId="0D349CEF" w14:textId="77777777" w:rsidR="00B254C7" w:rsidRDefault="00864D89">
      <w:pPr>
        <w:spacing w:after="126" w:line="259" w:lineRule="auto"/>
        <w:ind w:left="-5"/>
        <w:jc w:val="left"/>
      </w:pPr>
      <w:r>
        <w:rPr>
          <w:b/>
          <w:sz w:val="23"/>
        </w:rPr>
        <w:lastRenderedPageBreak/>
        <w:t xml:space="preserve">Step 5: Examine email traffic as the clients communicate with the server. </w:t>
      </w:r>
    </w:p>
    <w:p w14:paraId="36753E8A" w14:textId="77777777" w:rsidR="00B254C7" w:rsidRDefault="00864D89">
      <w:pPr>
        <w:numPr>
          <w:ilvl w:val="0"/>
          <w:numId w:val="10"/>
        </w:numPr>
        <w:ind w:left="706" w:right="12" w:hanging="360"/>
      </w:pPr>
      <w:r>
        <w:t xml:space="preserve">In the Simulation Panel, change </w:t>
      </w:r>
      <w:r>
        <w:rPr>
          <w:b/>
        </w:rPr>
        <w:t>Edit Filters</w:t>
      </w:r>
      <w:r>
        <w:t xml:space="preserve"> to display only </w:t>
      </w:r>
      <w:r>
        <w:rPr>
          <w:b/>
        </w:rPr>
        <w:t xml:space="preserve">POP3, SMTP </w:t>
      </w:r>
      <w:r>
        <w:t>and</w:t>
      </w:r>
      <w:r>
        <w:rPr>
          <w:b/>
        </w:rPr>
        <w:t xml:space="preserve"> TCP</w:t>
      </w:r>
      <w:r>
        <w:t xml:space="preserve">. </w:t>
      </w:r>
    </w:p>
    <w:p w14:paraId="4AECF312" w14:textId="77777777" w:rsidR="00B254C7" w:rsidRDefault="00864D89">
      <w:pPr>
        <w:numPr>
          <w:ilvl w:val="0"/>
          <w:numId w:val="10"/>
        </w:numPr>
        <w:ind w:left="706" w:right="12" w:hanging="360"/>
      </w:pPr>
      <w:r>
        <w:t xml:space="preserve">Click </w:t>
      </w:r>
      <w:r>
        <w:rPr>
          <w:b/>
        </w:rPr>
        <w:t>Capture/Forward</w:t>
      </w:r>
      <w:r>
        <w:t xml:space="preserve">. Hold your cursor above each PDU until you find one that originates from </w:t>
      </w:r>
      <w:r>
        <w:rPr>
          <w:b/>
        </w:rPr>
        <w:t>E-mail Client</w:t>
      </w:r>
      <w:r>
        <w:t xml:space="preserve">. Click that PDU envelope to open it. </w:t>
      </w:r>
    </w:p>
    <w:p w14:paraId="31D08E18" w14:textId="3C090A22" w:rsidR="008512FE" w:rsidRDefault="008512FE" w:rsidP="008512FE">
      <w:pPr>
        <w:ind w:left="706" w:right="12" w:firstLine="0"/>
      </w:pPr>
      <w:r w:rsidRPr="008512FE">
        <w:drawing>
          <wp:inline distT="0" distB="0" distL="0" distR="0" wp14:anchorId="39597DB4" wp14:editId="4C77E86A">
            <wp:extent cx="2488565" cy="2009237"/>
            <wp:effectExtent l="0" t="0" r="6985" b="0"/>
            <wp:docPr id="81975965"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5965" name="Picture 1" descr="A diagram of a computer network&#10;&#10;Description automatically generated"/>
                    <pic:cNvPicPr/>
                  </pic:nvPicPr>
                  <pic:blipFill>
                    <a:blip r:embed="rId59"/>
                    <a:stretch>
                      <a:fillRect/>
                    </a:stretch>
                  </pic:blipFill>
                  <pic:spPr>
                    <a:xfrm>
                      <a:off x="0" y="0"/>
                      <a:ext cx="2492266" cy="2012225"/>
                    </a:xfrm>
                    <a:prstGeom prst="rect">
                      <a:avLst/>
                    </a:prstGeom>
                  </pic:spPr>
                </pic:pic>
              </a:graphicData>
            </a:graphic>
          </wp:inline>
        </w:drawing>
      </w:r>
    </w:p>
    <w:p w14:paraId="7F35E98E" w14:textId="2DB426A1" w:rsidR="005B7D53" w:rsidRDefault="00707E63" w:rsidP="005B7D53">
      <w:pPr>
        <w:numPr>
          <w:ilvl w:val="0"/>
          <w:numId w:val="10"/>
        </w:numPr>
        <w:ind w:left="706" w:right="12" w:hanging="360"/>
      </w:pPr>
      <w:r>
        <w:rPr>
          <w:noProof/>
        </w:rPr>
        <mc:AlternateContent>
          <mc:Choice Requires="wps">
            <w:drawing>
              <wp:anchor distT="0" distB="0" distL="114300" distR="114300" simplePos="0" relativeHeight="251310080" behindDoc="0" locked="0" layoutInCell="1" allowOverlap="1" wp14:anchorId="6E0CAEFF" wp14:editId="1563A0AD">
                <wp:simplePos x="0" y="0"/>
                <wp:positionH relativeFrom="margin">
                  <wp:posOffset>1905462</wp:posOffset>
                </wp:positionH>
                <wp:positionV relativeFrom="paragraph">
                  <wp:posOffset>191424</wp:posOffset>
                </wp:positionV>
                <wp:extent cx="1102360" cy="601980"/>
                <wp:effectExtent l="876300" t="0" r="21590" b="26670"/>
                <wp:wrapNone/>
                <wp:docPr id="1842392682" name="Speech Bubble: Rectangle 9"/>
                <wp:cNvGraphicFramePr/>
                <a:graphic xmlns:a="http://schemas.openxmlformats.org/drawingml/2006/main">
                  <a:graphicData uri="http://schemas.microsoft.com/office/word/2010/wordprocessingShape">
                    <wps:wsp>
                      <wps:cNvSpPr/>
                      <wps:spPr>
                        <a:xfrm>
                          <a:off x="0" y="0"/>
                          <a:ext cx="1102360" cy="601980"/>
                        </a:xfrm>
                        <a:prstGeom prst="wedgeRectCallout">
                          <a:avLst>
                            <a:gd name="adj1" fmla="val -124744"/>
                            <a:gd name="adj2" fmla="val -771"/>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520637" w14:textId="1EE8F7B3" w:rsidR="00707E63" w:rsidRDefault="00707E63" w:rsidP="00707E63">
                            <w:pPr>
                              <w:ind w:left="0"/>
                              <w:jc w:val="center"/>
                            </w:pPr>
                            <w:r>
                              <w:t>TCP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CAEFF" id="_x0000_s1081" type="#_x0000_t61" style="position:absolute;left:0;text-align:left;margin-left:150.05pt;margin-top:15.05pt;width:86.8pt;height:47.4pt;z-index:25131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" adj="-16145,10633" fillcolor="white [3212]" strokecolor="red" strokeweight="1.5pt">
                <v:textbox>
                  <w:txbxContent>
                    <w:p w14:paraId="0A520637" w14:textId="1EE8F7B3" w:rsidR="00707E63" w:rsidRDefault="00707E63" w:rsidP="00707E63">
                      <w:pPr>
                        <w:ind w:left="0"/>
                        <w:jc w:val="center"/>
                      </w:pPr>
                      <w:r>
                        <w:t>TCP</w:t>
                      </w:r>
                    </w:p>
                  </w:txbxContent>
                </v:textbox>
                <w10:wrap anchorx="margin"/>
              </v:shape>
            </w:pict>
          </mc:Fallback>
        </mc:AlternateContent>
      </w:r>
      <w:r w:rsidR="00864D89">
        <w:t xml:space="preserve">Click the </w:t>
      </w:r>
      <w:r w:rsidR="00864D89">
        <w:rPr>
          <w:b/>
        </w:rPr>
        <w:t>Inbound PDU Details</w:t>
      </w:r>
      <w:r w:rsidR="00864D89">
        <w:t xml:space="preserve"> tab and scroll down to the last section. What transport layer protocol does email traffic use?  </w:t>
      </w:r>
    </w:p>
    <w:p w14:paraId="4D72601A" w14:textId="0513897C" w:rsidR="00707E63" w:rsidRDefault="00707E63" w:rsidP="00707E63">
      <w:pPr>
        <w:ind w:left="706" w:right="12" w:firstLine="0"/>
      </w:pPr>
      <w:r>
        <w:rPr>
          <w:noProof/>
        </w:rPr>
        <mc:AlternateContent>
          <mc:Choice Requires="wps">
            <w:drawing>
              <wp:anchor distT="0" distB="0" distL="114300" distR="114300" simplePos="0" relativeHeight="251286528" behindDoc="0" locked="0" layoutInCell="1" allowOverlap="1" wp14:anchorId="5292E435" wp14:editId="0269EB4E">
                <wp:simplePos x="0" y="0"/>
                <wp:positionH relativeFrom="margin">
                  <wp:posOffset>334010</wp:posOffset>
                </wp:positionH>
                <wp:positionV relativeFrom="paragraph">
                  <wp:posOffset>4445</wp:posOffset>
                </wp:positionV>
                <wp:extent cx="731520" cy="182880"/>
                <wp:effectExtent l="0" t="0" r="11430" b="26670"/>
                <wp:wrapNone/>
                <wp:docPr id="616649652" name="Rectangle 5"/>
                <wp:cNvGraphicFramePr/>
                <a:graphic xmlns:a="http://schemas.openxmlformats.org/drawingml/2006/main">
                  <a:graphicData uri="http://schemas.microsoft.com/office/word/2010/wordprocessingShape">
                    <wps:wsp>
                      <wps:cNvSpPr/>
                      <wps:spPr>
                        <a:xfrm>
                          <a:off x="0" y="0"/>
                          <a:ext cx="731520" cy="1828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0DC77" id="Rectangle 5" o:spid="_x0000_s1026" style="position:absolute;margin-left:26.3pt;margin-top:.35pt;width:57.6pt;height:14.4pt;z-index:25128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" filled="f" strokecolor="red" strokeweight="1.5pt">
                <v:stroke dashstyle="dash"/>
                <w10:wrap anchorx="margin"/>
              </v:rect>
            </w:pict>
          </mc:Fallback>
        </mc:AlternateContent>
      </w:r>
      <w:r w:rsidRPr="00707E63">
        <w:drawing>
          <wp:inline distT="0" distB="0" distL="0" distR="0" wp14:anchorId="2FD5A4C8" wp14:editId="6FCA212E">
            <wp:extent cx="4278630" cy="2699800"/>
            <wp:effectExtent l="0" t="0" r="7620" b="5715"/>
            <wp:docPr id="1815773152"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73152" name="Picture 1" descr="A white rectangular object with black text&#10;&#10;Description automatically generated"/>
                    <pic:cNvPicPr/>
                  </pic:nvPicPr>
                  <pic:blipFill>
                    <a:blip r:embed="rId60"/>
                    <a:stretch>
                      <a:fillRect/>
                    </a:stretch>
                  </pic:blipFill>
                  <pic:spPr>
                    <a:xfrm>
                      <a:off x="0" y="0"/>
                      <a:ext cx="4287985" cy="2705703"/>
                    </a:xfrm>
                    <a:prstGeom prst="rect">
                      <a:avLst/>
                    </a:prstGeom>
                  </pic:spPr>
                </pic:pic>
              </a:graphicData>
            </a:graphic>
          </wp:inline>
        </w:drawing>
      </w:r>
    </w:p>
    <w:p w14:paraId="524DDBA1" w14:textId="77777777" w:rsidR="00B254C7" w:rsidRDefault="00864D89">
      <w:pPr>
        <w:spacing w:after="118" w:line="259" w:lineRule="auto"/>
        <w:ind w:left="721" w:firstLine="0"/>
        <w:jc w:val="left"/>
      </w:pPr>
      <w:r>
        <w:t xml:space="preserve"> </w:t>
      </w:r>
    </w:p>
    <w:p w14:paraId="0FEF90D3" w14:textId="77777777" w:rsidR="00B254C7" w:rsidRDefault="00864D89">
      <w:pPr>
        <w:ind w:left="731" w:right="12"/>
      </w:pPr>
      <w:r>
        <w:t xml:space="preserve">Are these communications considered to be reliable?  </w:t>
      </w:r>
    </w:p>
    <w:p w14:paraId="7493A041" w14:textId="775DC6B4" w:rsidR="00B254C7" w:rsidRDefault="00864D89">
      <w:pPr>
        <w:spacing w:after="103" w:line="259" w:lineRule="auto"/>
        <w:ind w:left="721" w:firstLine="0"/>
        <w:jc w:val="left"/>
        <w:rPr>
          <w:b/>
          <w:bCs/>
          <w:color w:val="auto"/>
        </w:rPr>
      </w:pPr>
      <w:r w:rsidRPr="005B7D53">
        <w:rPr>
          <w:b/>
          <w:bCs/>
          <w:color w:val="auto"/>
        </w:rPr>
        <w:t xml:space="preserve"> </w:t>
      </w:r>
      <w:r w:rsidR="005B7D53" w:rsidRPr="005B7D53">
        <w:rPr>
          <w:b/>
          <w:bCs/>
          <w:color w:val="auto"/>
        </w:rPr>
        <w:t>Yes. TCP is a reliable transport which has a connection oriented between sending and receiving process.</w:t>
      </w:r>
    </w:p>
    <w:p w14:paraId="32169A55" w14:textId="77777777" w:rsidR="00AA5C03" w:rsidRDefault="00AA5C03">
      <w:pPr>
        <w:spacing w:after="103" w:line="259" w:lineRule="auto"/>
        <w:ind w:left="721" w:firstLine="0"/>
        <w:jc w:val="left"/>
        <w:rPr>
          <w:b/>
          <w:bCs/>
          <w:color w:val="auto"/>
        </w:rPr>
      </w:pPr>
    </w:p>
    <w:p w14:paraId="26460DC1" w14:textId="77777777" w:rsidR="00AA5C03" w:rsidRDefault="00AA5C03">
      <w:pPr>
        <w:spacing w:after="103" w:line="259" w:lineRule="auto"/>
        <w:ind w:left="721" w:firstLine="0"/>
        <w:jc w:val="left"/>
        <w:rPr>
          <w:b/>
          <w:bCs/>
          <w:color w:val="auto"/>
        </w:rPr>
      </w:pPr>
    </w:p>
    <w:p w14:paraId="21E22316" w14:textId="77777777" w:rsidR="00AA5C03" w:rsidRDefault="00AA5C03">
      <w:pPr>
        <w:spacing w:after="103" w:line="259" w:lineRule="auto"/>
        <w:ind w:left="721" w:firstLine="0"/>
        <w:jc w:val="left"/>
        <w:rPr>
          <w:b/>
          <w:bCs/>
          <w:color w:val="auto"/>
        </w:rPr>
      </w:pPr>
    </w:p>
    <w:p w14:paraId="0EEBFA99" w14:textId="77777777" w:rsidR="00AA5C03" w:rsidRDefault="00AA5C03">
      <w:pPr>
        <w:spacing w:after="103" w:line="259" w:lineRule="auto"/>
        <w:ind w:left="721" w:firstLine="0"/>
        <w:jc w:val="left"/>
        <w:rPr>
          <w:b/>
          <w:bCs/>
          <w:color w:val="auto"/>
        </w:rPr>
      </w:pPr>
    </w:p>
    <w:p w14:paraId="35C597DD" w14:textId="77777777" w:rsidR="00AA5C03" w:rsidRDefault="00AA5C03">
      <w:pPr>
        <w:spacing w:after="103" w:line="259" w:lineRule="auto"/>
        <w:ind w:left="721" w:firstLine="0"/>
        <w:jc w:val="left"/>
        <w:rPr>
          <w:b/>
          <w:bCs/>
          <w:color w:val="auto"/>
        </w:rPr>
      </w:pPr>
    </w:p>
    <w:p w14:paraId="44E7F5D5" w14:textId="77777777" w:rsidR="00AA5C03" w:rsidRDefault="00AA5C03">
      <w:pPr>
        <w:spacing w:after="103" w:line="259" w:lineRule="auto"/>
        <w:ind w:left="721" w:firstLine="0"/>
        <w:jc w:val="left"/>
        <w:rPr>
          <w:b/>
          <w:bCs/>
          <w:color w:val="auto"/>
        </w:rPr>
      </w:pPr>
    </w:p>
    <w:p w14:paraId="2EA2EB50" w14:textId="77777777" w:rsidR="00AA5C03" w:rsidRPr="005B7D53" w:rsidRDefault="00AA5C03">
      <w:pPr>
        <w:spacing w:after="103" w:line="259" w:lineRule="auto"/>
        <w:ind w:left="721" w:firstLine="0"/>
        <w:jc w:val="left"/>
        <w:rPr>
          <w:b/>
          <w:bCs/>
          <w:color w:val="auto"/>
        </w:rPr>
      </w:pPr>
    </w:p>
    <w:p w14:paraId="5E77C0E4" w14:textId="77777777" w:rsidR="00B254C7" w:rsidRDefault="00864D89">
      <w:pPr>
        <w:numPr>
          <w:ilvl w:val="0"/>
          <w:numId w:val="10"/>
        </w:numPr>
        <w:ind w:left="706" w:right="12" w:hanging="360"/>
      </w:pPr>
      <w:r>
        <w:t xml:space="preserve">Record the </w:t>
      </w:r>
      <w:r>
        <w:rPr>
          <w:b/>
        </w:rPr>
        <w:t>SRC PORT</w:t>
      </w:r>
      <w:r>
        <w:t xml:space="preserve">, </w:t>
      </w:r>
      <w:r>
        <w:rPr>
          <w:b/>
        </w:rPr>
        <w:t>DEST PORT</w:t>
      </w:r>
      <w:r>
        <w:t xml:space="preserve">, </w:t>
      </w:r>
      <w:r>
        <w:rPr>
          <w:b/>
        </w:rPr>
        <w:t>SEQUENCE NUM</w:t>
      </w:r>
      <w:r>
        <w:t xml:space="preserve">, and </w:t>
      </w:r>
      <w:r>
        <w:rPr>
          <w:b/>
        </w:rPr>
        <w:t xml:space="preserve">ACK NUM </w:t>
      </w:r>
      <w:r>
        <w:t xml:space="preserve">values. What is written in the field to the left of the </w:t>
      </w:r>
      <w:r>
        <w:rPr>
          <w:b/>
        </w:rPr>
        <w:t>WINDOW</w:t>
      </w:r>
      <w:r>
        <w:t xml:space="preserve"> field? </w:t>
      </w:r>
    </w:p>
    <w:p w14:paraId="52985CCE" w14:textId="78E8087B" w:rsidR="005B7D53" w:rsidRDefault="0024234B" w:rsidP="005B7D53">
      <w:pPr>
        <w:ind w:right="12"/>
      </w:pPr>
      <w:r>
        <w:rPr>
          <w:noProof/>
        </w:rPr>
        <mc:AlternateContent>
          <mc:Choice Requires="wps">
            <w:drawing>
              <wp:anchor distT="0" distB="0" distL="114300" distR="114300" simplePos="0" relativeHeight="251458560" behindDoc="0" locked="0" layoutInCell="1" allowOverlap="1" wp14:anchorId="0F2D5E40" wp14:editId="7D3C25FC">
                <wp:simplePos x="0" y="0"/>
                <wp:positionH relativeFrom="margin">
                  <wp:posOffset>2908185</wp:posOffset>
                </wp:positionH>
                <wp:positionV relativeFrom="paragraph">
                  <wp:posOffset>7735</wp:posOffset>
                </wp:positionV>
                <wp:extent cx="1102360" cy="408710"/>
                <wp:effectExtent l="0" t="0" r="21590" b="125095"/>
                <wp:wrapNone/>
                <wp:docPr id="604230373" name="Speech Bubble: Rectangle 9"/>
                <wp:cNvGraphicFramePr/>
                <a:graphic xmlns:a="http://schemas.openxmlformats.org/drawingml/2006/main">
                  <a:graphicData uri="http://schemas.microsoft.com/office/word/2010/wordprocessingShape">
                    <wps:wsp>
                      <wps:cNvSpPr/>
                      <wps:spPr>
                        <a:xfrm>
                          <a:off x="0" y="0"/>
                          <a:ext cx="1102360" cy="408710"/>
                        </a:xfrm>
                        <a:prstGeom prst="wedgeRectCallout">
                          <a:avLst>
                            <a:gd name="adj1" fmla="val 2193"/>
                            <a:gd name="adj2" fmla="val 72387"/>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E09F0D" w14:textId="202BEEA3" w:rsidR="005B7D53" w:rsidRDefault="005B7D53" w:rsidP="005B7D53">
                            <w:pPr>
                              <w:ind w:left="0"/>
                              <w:jc w:val="center"/>
                            </w:pPr>
                            <w:r>
                              <w:t>DEST</w:t>
                            </w:r>
                            <w:r>
                              <w:t xml:space="preserve"> PORT: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D5E40" id="_x0000_s1082" type="#_x0000_t61" style="position:absolute;left:0;text-align:left;margin-left:229pt;margin-top:.6pt;width:86.8pt;height:32.2pt;z-index:25145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" adj="11274,26436" fillcolor="white [3212]" strokecolor="red" strokeweight="1.5pt">
                <v:textbox>
                  <w:txbxContent>
                    <w:p w14:paraId="61E09F0D" w14:textId="202BEEA3" w:rsidR="005B7D53" w:rsidRDefault="005B7D53" w:rsidP="005B7D53">
                      <w:pPr>
                        <w:ind w:left="0"/>
                        <w:jc w:val="center"/>
                      </w:pPr>
                      <w:r>
                        <w:t>DEST</w:t>
                      </w:r>
                      <w:r>
                        <w:t xml:space="preserve"> PORT: 25</w:t>
                      </w:r>
                    </w:p>
                  </w:txbxContent>
                </v:textbox>
                <w10:wrap anchorx="margin"/>
              </v:shape>
            </w:pict>
          </mc:Fallback>
        </mc:AlternateContent>
      </w:r>
      <w:r>
        <w:rPr>
          <w:noProof/>
        </w:rPr>
        <mc:AlternateContent>
          <mc:Choice Requires="wps">
            <w:drawing>
              <wp:anchor distT="0" distB="0" distL="114300" distR="114300" simplePos="0" relativeHeight="251450368" behindDoc="0" locked="0" layoutInCell="1" allowOverlap="1" wp14:anchorId="26F38C4D" wp14:editId="7F2931DC">
                <wp:simplePos x="0" y="0"/>
                <wp:positionH relativeFrom="margin">
                  <wp:posOffset>1079385</wp:posOffset>
                </wp:positionH>
                <wp:positionV relativeFrom="paragraph">
                  <wp:posOffset>7736</wp:posOffset>
                </wp:positionV>
                <wp:extent cx="1102360" cy="401782"/>
                <wp:effectExtent l="0" t="0" r="21590" b="132080"/>
                <wp:wrapNone/>
                <wp:docPr id="1787440255" name="Speech Bubble: Rectangle 9"/>
                <wp:cNvGraphicFramePr/>
                <a:graphic xmlns:a="http://schemas.openxmlformats.org/drawingml/2006/main">
                  <a:graphicData uri="http://schemas.microsoft.com/office/word/2010/wordprocessingShape">
                    <wps:wsp>
                      <wps:cNvSpPr/>
                      <wps:spPr>
                        <a:xfrm>
                          <a:off x="0" y="0"/>
                          <a:ext cx="1102360" cy="401782"/>
                        </a:xfrm>
                        <a:prstGeom prst="wedgeRectCallout">
                          <a:avLst>
                            <a:gd name="adj1" fmla="val 2193"/>
                            <a:gd name="adj2" fmla="val 72387"/>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03EB04" w14:textId="506EB02A" w:rsidR="005B7D53" w:rsidRDefault="005B7D53" w:rsidP="005B7D53">
                            <w:pPr>
                              <w:ind w:left="0"/>
                              <w:jc w:val="center"/>
                            </w:pPr>
                            <w:r>
                              <w:t>SRC PORT: 1025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38C4D" id="_x0000_s1083" type="#_x0000_t61" style="position:absolute;left:0;text-align:left;margin-left:85pt;margin-top:.6pt;width:86.8pt;height:31.65pt;z-index:25145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" adj="11274,26436" fillcolor="white [3212]" strokecolor="red" strokeweight="1.5pt">
                <v:textbox>
                  <w:txbxContent>
                    <w:p w14:paraId="4103EB04" w14:textId="506EB02A" w:rsidR="005B7D53" w:rsidRDefault="005B7D53" w:rsidP="005B7D53">
                      <w:pPr>
                        <w:ind w:left="0"/>
                        <w:jc w:val="center"/>
                      </w:pPr>
                      <w:r>
                        <w:t>SRC PORT: 1025</w:t>
                      </w:r>
                    </w:p>
                  </w:txbxContent>
                </v:textbox>
                <w10:wrap anchorx="margin"/>
              </v:shape>
            </w:pict>
          </mc:Fallback>
        </mc:AlternateContent>
      </w:r>
    </w:p>
    <w:p w14:paraId="332FDE98" w14:textId="3B9C38CE" w:rsidR="00B254C7" w:rsidRDefault="00AA5C03">
      <w:pPr>
        <w:spacing w:after="103" w:line="259" w:lineRule="auto"/>
        <w:ind w:left="721" w:firstLine="0"/>
        <w:jc w:val="left"/>
      </w:pPr>
      <w:r>
        <w:rPr>
          <w:noProof/>
        </w:rPr>
        <mc:AlternateContent>
          <mc:Choice Requires="wps">
            <w:drawing>
              <wp:anchor distT="0" distB="0" distL="114300" distR="114300" simplePos="0" relativeHeight="251465728" behindDoc="0" locked="0" layoutInCell="1" allowOverlap="1" wp14:anchorId="733BFC97" wp14:editId="218D8594">
                <wp:simplePos x="0" y="0"/>
                <wp:positionH relativeFrom="margin">
                  <wp:posOffset>1612785</wp:posOffset>
                </wp:positionH>
                <wp:positionV relativeFrom="paragraph">
                  <wp:posOffset>1837575</wp:posOffset>
                </wp:positionV>
                <wp:extent cx="1102360" cy="309995"/>
                <wp:effectExtent l="0" t="152400" r="21590" b="13970"/>
                <wp:wrapNone/>
                <wp:docPr id="644762317" name="Speech Bubble: Rectangle 9"/>
                <wp:cNvGraphicFramePr/>
                <a:graphic xmlns:a="http://schemas.openxmlformats.org/drawingml/2006/main">
                  <a:graphicData uri="http://schemas.microsoft.com/office/word/2010/wordprocessingShape">
                    <wps:wsp>
                      <wps:cNvSpPr/>
                      <wps:spPr>
                        <a:xfrm>
                          <a:off x="0" y="0"/>
                          <a:ext cx="1102360" cy="309995"/>
                        </a:xfrm>
                        <a:prstGeom prst="wedgeRectCallout">
                          <a:avLst>
                            <a:gd name="adj1" fmla="val 2193"/>
                            <a:gd name="adj2" fmla="val -9334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1A3A4D" w14:textId="2E4C8E54" w:rsidR="00AA5C03" w:rsidRDefault="00AA5C03" w:rsidP="00AA5C03">
                            <w:pPr>
                              <w:ind w:left="0"/>
                              <w:jc w:val="center"/>
                            </w:pPr>
                            <w:r>
                              <w:t>FLAGS = SYN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BFC97" id="_x0000_s1084" type="#_x0000_t61" style="position:absolute;left:0;text-align:left;margin-left:127pt;margin-top:144.7pt;width:86.8pt;height:24.4pt;z-index:25146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" adj="11274,-9362" fillcolor="white [3212]" strokecolor="red" strokeweight="1.5pt">
                <v:textbox>
                  <w:txbxContent>
                    <w:p w14:paraId="621A3A4D" w14:textId="2E4C8E54" w:rsidR="00AA5C03" w:rsidRDefault="00AA5C03" w:rsidP="00AA5C03">
                      <w:pPr>
                        <w:ind w:left="0"/>
                        <w:jc w:val="center"/>
                      </w:pPr>
                      <w:r>
                        <w:t>FLAGS = SYN</w:t>
                      </w:r>
                    </w:p>
                  </w:txbxContent>
                </v:textbox>
                <w10:wrap anchorx="margin"/>
              </v:shape>
            </w:pict>
          </mc:Fallback>
        </mc:AlternateContent>
      </w:r>
      <w:r>
        <w:rPr>
          <w:noProof/>
        </w:rPr>
        <mc:AlternateContent>
          <mc:Choice Requires="wps">
            <w:drawing>
              <wp:anchor distT="0" distB="0" distL="114300" distR="114300" simplePos="0" relativeHeight="251464704" behindDoc="0" locked="0" layoutInCell="1" allowOverlap="1" wp14:anchorId="5B323982" wp14:editId="53864BE4">
                <wp:simplePos x="0" y="0"/>
                <wp:positionH relativeFrom="margin">
                  <wp:posOffset>-77470</wp:posOffset>
                </wp:positionH>
                <wp:positionV relativeFrom="paragraph">
                  <wp:posOffset>872952</wp:posOffset>
                </wp:positionV>
                <wp:extent cx="1102360" cy="304800"/>
                <wp:effectExtent l="0" t="0" r="669290" b="19050"/>
                <wp:wrapNone/>
                <wp:docPr id="1995300854" name="Speech Bubble: Rectangle 9"/>
                <wp:cNvGraphicFramePr/>
                <a:graphic xmlns:a="http://schemas.openxmlformats.org/drawingml/2006/main">
                  <a:graphicData uri="http://schemas.microsoft.com/office/word/2010/wordprocessingShape">
                    <wps:wsp>
                      <wps:cNvSpPr/>
                      <wps:spPr>
                        <a:xfrm>
                          <a:off x="0" y="0"/>
                          <a:ext cx="1102360" cy="304800"/>
                        </a:xfrm>
                        <a:prstGeom prst="wedgeRectCallout">
                          <a:avLst>
                            <a:gd name="adj1" fmla="val 106508"/>
                            <a:gd name="adj2" fmla="val 10078"/>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82CA20" w14:textId="657084B3" w:rsidR="00AA5C03" w:rsidRDefault="00AA5C03" w:rsidP="00AA5C03">
                            <w:pPr>
                              <w:ind w:left="0"/>
                              <w:jc w:val="center"/>
                            </w:pPr>
                            <w:r>
                              <w:t>ACK NUM: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23982" id="_x0000_s1085" type="#_x0000_t61" style="position:absolute;left:0;text-align:left;margin-left:-6.1pt;margin-top:68.75pt;width:86.8pt;height:24pt;z-index:25146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" adj="33806,12977" fillcolor="white [3212]" strokecolor="red" strokeweight="1.5pt">
                <v:textbox>
                  <w:txbxContent>
                    <w:p w14:paraId="2E82CA20" w14:textId="657084B3" w:rsidR="00AA5C03" w:rsidRDefault="00AA5C03" w:rsidP="00AA5C03">
                      <w:pPr>
                        <w:ind w:left="0"/>
                        <w:jc w:val="center"/>
                      </w:pPr>
                      <w:r>
                        <w:t>ACK NUM: 0</w:t>
                      </w:r>
                    </w:p>
                  </w:txbxContent>
                </v:textbox>
                <w10:wrap anchorx="margin"/>
              </v:shape>
            </w:pict>
          </mc:Fallback>
        </mc:AlternateContent>
      </w:r>
      <w:r w:rsidR="005B7D53">
        <w:rPr>
          <w:noProof/>
        </w:rPr>
        <mc:AlternateContent>
          <mc:Choice Requires="wps">
            <w:drawing>
              <wp:anchor distT="0" distB="0" distL="114300" distR="114300" simplePos="0" relativeHeight="251462656" behindDoc="0" locked="0" layoutInCell="1" allowOverlap="1" wp14:anchorId="7A68A664" wp14:editId="7ABF6628">
                <wp:simplePos x="0" y="0"/>
                <wp:positionH relativeFrom="margin">
                  <wp:posOffset>4155094</wp:posOffset>
                </wp:positionH>
                <wp:positionV relativeFrom="paragraph">
                  <wp:posOffset>547371</wp:posOffset>
                </wp:positionV>
                <wp:extent cx="1102360" cy="415636"/>
                <wp:effectExtent l="990600" t="0" r="21590" b="22860"/>
                <wp:wrapNone/>
                <wp:docPr id="2039260214" name="Speech Bubble: Rectangle 9"/>
                <wp:cNvGraphicFramePr/>
                <a:graphic xmlns:a="http://schemas.openxmlformats.org/drawingml/2006/main">
                  <a:graphicData uri="http://schemas.microsoft.com/office/word/2010/wordprocessingShape">
                    <wps:wsp>
                      <wps:cNvSpPr/>
                      <wps:spPr>
                        <a:xfrm>
                          <a:off x="0" y="0"/>
                          <a:ext cx="1102360" cy="415636"/>
                        </a:xfrm>
                        <a:prstGeom prst="wedgeRectCallout">
                          <a:avLst>
                            <a:gd name="adj1" fmla="val -135427"/>
                            <a:gd name="adj2" fmla="val 8409"/>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77CB98" w14:textId="3A102794" w:rsidR="005B7D53" w:rsidRDefault="005B7D53" w:rsidP="005B7D53">
                            <w:pPr>
                              <w:ind w:left="0"/>
                              <w:jc w:val="center"/>
                            </w:pPr>
                            <w:r>
                              <w:t>SEQUENCE NUM: 0</w:t>
                            </w:r>
                            <w:r w:rsidRPr="005B7D53">
                              <w:rPr>
                                <w:noProof/>
                              </w:rPr>
                              <w:drawing>
                                <wp:inline distT="0" distB="0" distL="0" distR="0" wp14:anchorId="3EC7EF42" wp14:editId="173294A4">
                                  <wp:extent cx="900430" cy="283845"/>
                                  <wp:effectExtent l="0" t="0" r="0" b="1905"/>
                                  <wp:docPr id="10569828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00430" cy="2838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8A664" id="_x0000_s1086" type="#_x0000_t61" style="position:absolute;left:0;text-align:left;margin-left:327.15pt;margin-top:43.1pt;width:86.8pt;height:32.75pt;z-index:25146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" adj="-18452,12616" fillcolor="white [3212]" strokecolor="red" strokeweight="1.5pt">
                <v:textbox>
                  <w:txbxContent>
                    <w:p w14:paraId="7F77CB98" w14:textId="3A102794" w:rsidR="005B7D53" w:rsidRDefault="005B7D53" w:rsidP="005B7D53">
                      <w:pPr>
                        <w:ind w:left="0"/>
                        <w:jc w:val="center"/>
                      </w:pPr>
                      <w:r>
                        <w:t>SEQUENCE NUM: 0</w:t>
                      </w:r>
                      <w:r w:rsidRPr="005B7D53">
                        <w:rPr>
                          <w:noProof/>
                        </w:rPr>
                        <w:drawing>
                          <wp:inline distT="0" distB="0" distL="0" distR="0" wp14:anchorId="3EC7EF42" wp14:editId="173294A4">
                            <wp:extent cx="900430" cy="283845"/>
                            <wp:effectExtent l="0" t="0" r="0" b="1905"/>
                            <wp:docPr id="10569828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00430" cy="283845"/>
                                    </a:xfrm>
                                    <a:prstGeom prst="rect">
                                      <a:avLst/>
                                    </a:prstGeom>
                                    <a:noFill/>
                                    <a:ln>
                                      <a:noFill/>
                                    </a:ln>
                                  </pic:spPr>
                                </pic:pic>
                              </a:graphicData>
                            </a:graphic>
                          </wp:inline>
                        </w:drawing>
                      </w:r>
                    </w:p>
                  </w:txbxContent>
                </v:textbox>
                <w10:wrap anchorx="margin"/>
              </v:shape>
            </w:pict>
          </mc:Fallback>
        </mc:AlternateContent>
      </w:r>
      <w:r w:rsidR="005B7D53">
        <w:rPr>
          <w:noProof/>
        </w:rPr>
        <mc:AlternateContent>
          <mc:Choice Requires="wps">
            <w:drawing>
              <wp:anchor distT="0" distB="0" distL="114300" distR="114300" simplePos="0" relativeHeight="251440128" behindDoc="0" locked="0" layoutInCell="1" allowOverlap="1" wp14:anchorId="43549266" wp14:editId="6B7233B1">
                <wp:simplePos x="0" y="0"/>
                <wp:positionH relativeFrom="margin">
                  <wp:posOffset>1529657</wp:posOffset>
                </wp:positionH>
                <wp:positionV relativeFrom="paragraph">
                  <wp:posOffset>1369349</wp:posOffset>
                </wp:positionV>
                <wp:extent cx="949037" cy="263236"/>
                <wp:effectExtent l="0" t="0" r="22860" b="22860"/>
                <wp:wrapNone/>
                <wp:docPr id="905731129" name="Rectangle 5"/>
                <wp:cNvGraphicFramePr/>
                <a:graphic xmlns:a="http://schemas.openxmlformats.org/drawingml/2006/main">
                  <a:graphicData uri="http://schemas.microsoft.com/office/word/2010/wordprocessingShape">
                    <wps:wsp>
                      <wps:cNvSpPr/>
                      <wps:spPr>
                        <a:xfrm>
                          <a:off x="0" y="0"/>
                          <a:ext cx="949037" cy="263236"/>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0001E" id="Rectangle 5" o:spid="_x0000_s1026" style="position:absolute;margin-left:120.45pt;margin-top:107.8pt;width:74.75pt;height:20.75pt;z-index:25144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" filled="f" strokecolor="red" strokeweight="1.5pt">
                <v:stroke dashstyle="dash"/>
                <w10:wrap anchorx="margin"/>
              </v:rect>
            </w:pict>
          </mc:Fallback>
        </mc:AlternateContent>
      </w:r>
      <w:r w:rsidR="005B7D53">
        <w:rPr>
          <w:noProof/>
        </w:rPr>
        <mc:AlternateContent>
          <mc:Choice Requires="wps">
            <w:drawing>
              <wp:anchor distT="0" distB="0" distL="114300" distR="114300" simplePos="0" relativeHeight="251439104" behindDoc="0" locked="0" layoutInCell="1" allowOverlap="1" wp14:anchorId="5E44909F" wp14:editId="319E1A28">
                <wp:simplePos x="0" y="0"/>
                <wp:positionH relativeFrom="margin">
                  <wp:posOffset>1647421</wp:posOffset>
                </wp:positionH>
                <wp:positionV relativeFrom="paragraph">
                  <wp:posOffset>995276</wp:posOffset>
                </wp:positionV>
                <wp:extent cx="1752600" cy="221673"/>
                <wp:effectExtent l="0" t="0" r="19050" b="26035"/>
                <wp:wrapNone/>
                <wp:docPr id="1273795012" name="Rectangle 5"/>
                <wp:cNvGraphicFramePr/>
                <a:graphic xmlns:a="http://schemas.openxmlformats.org/drawingml/2006/main">
                  <a:graphicData uri="http://schemas.microsoft.com/office/word/2010/wordprocessingShape">
                    <wps:wsp>
                      <wps:cNvSpPr/>
                      <wps:spPr>
                        <a:xfrm>
                          <a:off x="0" y="0"/>
                          <a:ext cx="1752600" cy="221673"/>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5BB93" id="Rectangle 5" o:spid="_x0000_s1026" style="position:absolute;margin-left:129.7pt;margin-top:78.35pt;width:138pt;height:17.45pt;z-index:25143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" filled="f" strokecolor="red" strokeweight="1.5pt">
                <v:stroke dashstyle="dash"/>
                <w10:wrap anchorx="margin"/>
              </v:rect>
            </w:pict>
          </mc:Fallback>
        </mc:AlternateContent>
      </w:r>
      <w:r w:rsidR="005B7D53">
        <w:rPr>
          <w:noProof/>
        </w:rPr>
        <mc:AlternateContent>
          <mc:Choice Requires="wps">
            <w:drawing>
              <wp:anchor distT="0" distB="0" distL="114300" distR="114300" simplePos="0" relativeHeight="251437056" behindDoc="0" locked="0" layoutInCell="1" allowOverlap="1" wp14:anchorId="26860FBA" wp14:editId="5D09F8BB">
                <wp:simplePos x="0" y="0"/>
                <wp:positionH relativeFrom="margin">
                  <wp:posOffset>1855239</wp:posOffset>
                </wp:positionH>
                <wp:positionV relativeFrom="paragraph">
                  <wp:posOffset>669694</wp:posOffset>
                </wp:positionV>
                <wp:extent cx="1350818" cy="166255"/>
                <wp:effectExtent l="0" t="0" r="20955" b="24765"/>
                <wp:wrapNone/>
                <wp:docPr id="492299090" name="Rectangle 5"/>
                <wp:cNvGraphicFramePr/>
                <a:graphic xmlns:a="http://schemas.openxmlformats.org/drawingml/2006/main">
                  <a:graphicData uri="http://schemas.microsoft.com/office/word/2010/wordprocessingShape">
                    <wps:wsp>
                      <wps:cNvSpPr/>
                      <wps:spPr>
                        <a:xfrm>
                          <a:off x="0" y="0"/>
                          <a:ext cx="1350818" cy="16625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F6F98" id="Rectangle 5" o:spid="_x0000_s1026" style="position:absolute;margin-left:146.1pt;margin-top:52.75pt;width:106.35pt;height:13.1pt;z-index:25143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" filled="f" strokecolor="red" strokeweight="1.5pt">
                <v:stroke dashstyle="dash"/>
                <w10:wrap anchorx="margin"/>
              </v:rect>
            </w:pict>
          </mc:Fallback>
        </mc:AlternateContent>
      </w:r>
      <w:r w:rsidR="005B7D53">
        <w:rPr>
          <w:noProof/>
        </w:rPr>
        <mc:AlternateContent>
          <mc:Choice Requires="wps">
            <w:drawing>
              <wp:anchor distT="0" distB="0" distL="114300" distR="114300" simplePos="0" relativeHeight="251435008" behindDoc="0" locked="0" layoutInCell="1" allowOverlap="1" wp14:anchorId="006E7587" wp14:editId="3BE71E1D">
                <wp:simplePos x="0" y="0"/>
                <wp:positionH relativeFrom="margin">
                  <wp:posOffset>2901257</wp:posOffset>
                </wp:positionH>
                <wp:positionV relativeFrom="paragraph">
                  <wp:posOffset>302549</wp:posOffset>
                </wp:positionV>
                <wp:extent cx="1191491" cy="200429"/>
                <wp:effectExtent l="0" t="0" r="27940" b="28575"/>
                <wp:wrapNone/>
                <wp:docPr id="829014710" name="Rectangle 5"/>
                <wp:cNvGraphicFramePr/>
                <a:graphic xmlns:a="http://schemas.openxmlformats.org/drawingml/2006/main">
                  <a:graphicData uri="http://schemas.microsoft.com/office/word/2010/wordprocessingShape">
                    <wps:wsp>
                      <wps:cNvSpPr/>
                      <wps:spPr>
                        <a:xfrm>
                          <a:off x="0" y="0"/>
                          <a:ext cx="1191491" cy="200429"/>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284DD" id="Rectangle 5" o:spid="_x0000_s1026" style="position:absolute;margin-left:228.45pt;margin-top:23.8pt;width:93.8pt;height:15.8pt;z-index:25143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" filled="f" strokecolor="red" strokeweight="1.5pt">
                <v:stroke dashstyle="dash"/>
                <w10:wrap anchorx="margin"/>
              </v:rect>
            </w:pict>
          </mc:Fallback>
        </mc:AlternateContent>
      </w:r>
      <w:r w:rsidR="005B7D53">
        <w:rPr>
          <w:noProof/>
        </w:rPr>
        <mc:AlternateContent>
          <mc:Choice Requires="wps">
            <w:drawing>
              <wp:anchor distT="0" distB="0" distL="114300" distR="114300" simplePos="0" relativeHeight="251432960" behindDoc="0" locked="0" layoutInCell="1" allowOverlap="1" wp14:anchorId="0AAC5115" wp14:editId="60F68903">
                <wp:simplePos x="0" y="0"/>
                <wp:positionH relativeFrom="margin">
                  <wp:posOffset>968548</wp:posOffset>
                </wp:positionH>
                <wp:positionV relativeFrom="paragraph">
                  <wp:posOffset>302549</wp:posOffset>
                </wp:positionV>
                <wp:extent cx="1066800" cy="182880"/>
                <wp:effectExtent l="0" t="0" r="19050" b="26670"/>
                <wp:wrapNone/>
                <wp:docPr id="2071989747" name="Rectangle 5"/>
                <wp:cNvGraphicFramePr/>
                <a:graphic xmlns:a="http://schemas.openxmlformats.org/drawingml/2006/main">
                  <a:graphicData uri="http://schemas.microsoft.com/office/word/2010/wordprocessingShape">
                    <wps:wsp>
                      <wps:cNvSpPr/>
                      <wps:spPr>
                        <a:xfrm>
                          <a:off x="0" y="0"/>
                          <a:ext cx="1066800" cy="1828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F1704" id="Rectangle 5" o:spid="_x0000_s1026" style="position:absolute;margin-left:76.25pt;margin-top:23.8pt;width:84pt;height:14.4pt;z-index:25143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" filled="f" strokecolor="red" strokeweight="1.5pt">
                <v:stroke dashstyle="dash"/>
                <w10:wrap anchorx="margin"/>
              </v:rect>
            </w:pict>
          </mc:Fallback>
        </mc:AlternateContent>
      </w:r>
      <w:r w:rsidR="00864D89">
        <w:t xml:space="preserve"> </w:t>
      </w:r>
      <w:r w:rsidR="00707E63" w:rsidRPr="00707E63">
        <w:drawing>
          <wp:inline distT="0" distB="0" distL="0" distR="0" wp14:anchorId="25FAC485" wp14:editId="55E89A4A">
            <wp:extent cx="4278630" cy="2699800"/>
            <wp:effectExtent l="0" t="0" r="7620" b="5715"/>
            <wp:docPr id="1898167398"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73152" name="Picture 1" descr="A white rectangular object with black text&#10;&#10;Description automatically generated"/>
                    <pic:cNvPicPr/>
                  </pic:nvPicPr>
                  <pic:blipFill>
                    <a:blip r:embed="rId60"/>
                    <a:stretch>
                      <a:fillRect/>
                    </a:stretch>
                  </pic:blipFill>
                  <pic:spPr>
                    <a:xfrm>
                      <a:off x="0" y="0"/>
                      <a:ext cx="4287985" cy="2705703"/>
                    </a:xfrm>
                    <a:prstGeom prst="rect">
                      <a:avLst/>
                    </a:prstGeom>
                  </pic:spPr>
                </pic:pic>
              </a:graphicData>
            </a:graphic>
          </wp:inline>
        </w:drawing>
      </w:r>
    </w:p>
    <w:p w14:paraId="53EA19E0" w14:textId="77777777" w:rsidR="00707E63" w:rsidRDefault="00707E63">
      <w:pPr>
        <w:spacing w:after="103" w:line="259" w:lineRule="auto"/>
        <w:ind w:left="721" w:firstLine="0"/>
        <w:jc w:val="left"/>
      </w:pPr>
    </w:p>
    <w:p w14:paraId="3BFCDC54" w14:textId="77777777" w:rsidR="00707E63" w:rsidRDefault="00707E63">
      <w:pPr>
        <w:spacing w:after="103" w:line="259" w:lineRule="auto"/>
        <w:ind w:left="721" w:firstLine="0"/>
        <w:jc w:val="left"/>
      </w:pPr>
    </w:p>
    <w:p w14:paraId="232400CE" w14:textId="77777777" w:rsidR="00707E63" w:rsidRDefault="00707E63">
      <w:pPr>
        <w:spacing w:after="103" w:line="259" w:lineRule="auto"/>
        <w:ind w:left="721" w:firstLine="0"/>
        <w:jc w:val="left"/>
      </w:pPr>
    </w:p>
    <w:p w14:paraId="61FC6FEE" w14:textId="77777777" w:rsidR="003D4C07" w:rsidRDefault="00864D89">
      <w:pPr>
        <w:numPr>
          <w:ilvl w:val="0"/>
          <w:numId w:val="10"/>
        </w:numPr>
        <w:ind w:left="706" w:right="12" w:hanging="360"/>
      </w:pPr>
      <w:r>
        <w:t xml:space="preserve">Close the </w:t>
      </w:r>
      <w:r>
        <w:rPr>
          <w:b/>
        </w:rPr>
        <w:t>PDU</w:t>
      </w:r>
      <w:r>
        <w:t xml:space="preserve"> and click </w:t>
      </w:r>
      <w:r>
        <w:rPr>
          <w:b/>
        </w:rPr>
        <w:t xml:space="preserve">Capture/Forward </w:t>
      </w:r>
      <w:r>
        <w:t xml:space="preserve">until a PDU returns to the </w:t>
      </w:r>
      <w:r>
        <w:rPr>
          <w:b/>
        </w:rPr>
        <w:t>E-Mail Client</w:t>
      </w:r>
      <w:r>
        <w:t xml:space="preserve"> with a checkmark.</w:t>
      </w:r>
    </w:p>
    <w:p w14:paraId="4E7B390C" w14:textId="66A4FB65" w:rsidR="00B254C7" w:rsidRDefault="003D4C07" w:rsidP="003D4C07">
      <w:pPr>
        <w:ind w:left="706" w:right="12" w:firstLine="0"/>
      </w:pPr>
      <w:r>
        <w:rPr>
          <w:noProof/>
        </w:rPr>
        <mc:AlternateContent>
          <mc:Choice Requires="wps">
            <w:drawing>
              <wp:anchor distT="0" distB="0" distL="114300" distR="114300" simplePos="0" relativeHeight="251369472" behindDoc="0" locked="0" layoutInCell="1" allowOverlap="1" wp14:anchorId="1EC5FD05" wp14:editId="4B2F6199">
                <wp:simplePos x="0" y="0"/>
                <wp:positionH relativeFrom="margin">
                  <wp:posOffset>4010660</wp:posOffset>
                </wp:positionH>
                <wp:positionV relativeFrom="paragraph">
                  <wp:posOffset>438150</wp:posOffset>
                </wp:positionV>
                <wp:extent cx="1377950" cy="449580"/>
                <wp:effectExtent l="590550" t="0" r="12700" b="712470"/>
                <wp:wrapNone/>
                <wp:docPr id="1079622423" name="Speech Bubble: Rectangle 9"/>
                <wp:cNvGraphicFramePr/>
                <a:graphic xmlns:a="http://schemas.openxmlformats.org/drawingml/2006/main">
                  <a:graphicData uri="http://schemas.microsoft.com/office/word/2010/wordprocessingShape">
                    <wps:wsp>
                      <wps:cNvSpPr/>
                      <wps:spPr>
                        <a:xfrm>
                          <a:off x="0" y="0"/>
                          <a:ext cx="1377950" cy="449580"/>
                        </a:xfrm>
                        <a:prstGeom prst="wedgeRectCallout">
                          <a:avLst>
                            <a:gd name="adj1" fmla="val -89578"/>
                            <a:gd name="adj2" fmla="val 188290"/>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0F44A2" w14:textId="24460418" w:rsidR="003D4C07" w:rsidRDefault="003D4C07" w:rsidP="003D4C07">
                            <w:pPr>
                              <w:ind w:left="0"/>
                              <w:jc w:val="center"/>
                            </w:pPr>
                            <w:r>
                              <w:t>PDU returns to the E-Mail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5FD05" id="_x0000_s1087" type="#_x0000_t61" style="position:absolute;left:0;text-align:left;margin-left:315.8pt;margin-top:34.5pt;width:108.5pt;height:35.4pt;z-index:25136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" adj="-8549,51471" filled="f" strokecolor="red" strokeweight="1.5pt">
                <v:textbox>
                  <w:txbxContent>
                    <w:p w14:paraId="720F44A2" w14:textId="24460418" w:rsidR="003D4C07" w:rsidRDefault="003D4C07" w:rsidP="003D4C07">
                      <w:pPr>
                        <w:ind w:left="0"/>
                        <w:jc w:val="center"/>
                      </w:pPr>
                      <w:r>
                        <w:t>PDU returns to the E-Mail Client</w:t>
                      </w:r>
                    </w:p>
                  </w:txbxContent>
                </v:textbox>
                <w10:wrap anchorx="margin"/>
              </v:shape>
            </w:pict>
          </mc:Fallback>
        </mc:AlternateContent>
      </w:r>
      <w:r>
        <w:rPr>
          <w:noProof/>
        </w:rPr>
        <mc:AlternateContent>
          <mc:Choice Requires="wps">
            <w:drawing>
              <wp:anchor distT="0" distB="0" distL="114300" distR="114300" simplePos="0" relativeHeight="251339776" behindDoc="0" locked="0" layoutInCell="1" allowOverlap="1" wp14:anchorId="5C515089" wp14:editId="624D3246">
                <wp:simplePos x="0" y="0"/>
                <wp:positionH relativeFrom="margin">
                  <wp:posOffset>2528570</wp:posOffset>
                </wp:positionH>
                <wp:positionV relativeFrom="paragraph">
                  <wp:posOffset>1078230</wp:posOffset>
                </wp:positionV>
                <wp:extent cx="914400" cy="586740"/>
                <wp:effectExtent l="0" t="0" r="19050" b="22860"/>
                <wp:wrapNone/>
                <wp:docPr id="1272050149" name="Rectangle 5"/>
                <wp:cNvGraphicFramePr/>
                <a:graphic xmlns:a="http://schemas.openxmlformats.org/drawingml/2006/main">
                  <a:graphicData uri="http://schemas.microsoft.com/office/word/2010/wordprocessingShape">
                    <wps:wsp>
                      <wps:cNvSpPr/>
                      <wps:spPr>
                        <a:xfrm>
                          <a:off x="0" y="0"/>
                          <a:ext cx="914400" cy="58674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99D5F" id="Rectangle 5" o:spid="_x0000_s1026" style="position:absolute;margin-left:199.1pt;margin-top:84.9pt;width:1in;height:46.2pt;z-index:25133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" filled="f" strokecolor="red" strokeweight="1.5pt">
                <v:stroke dashstyle="dash"/>
                <w10:wrap anchorx="margin"/>
              </v:rect>
            </w:pict>
          </mc:Fallback>
        </mc:AlternateContent>
      </w:r>
      <w:r w:rsidRPr="003D4C07">
        <w:drawing>
          <wp:inline distT="0" distB="0" distL="0" distR="0" wp14:anchorId="67244F81" wp14:editId="7E74A4D2">
            <wp:extent cx="3002280" cy="2395519"/>
            <wp:effectExtent l="0" t="0" r="7620" b="5080"/>
            <wp:docPr id="360674775"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74775" name="Picture 1" descr="A diagram of a computer network&#10;&#10;Description automatically generated"/>
                    <pic:cNvPicPr/>
                  </pic:nvPicPr>
                  <pic:blipFill>
                    <a:blip r:embed="rId62"/>
                    <a:stretch>
                      <a:fillRect/>
                    </a:stretch>
                  </pic:blipFill>
                  <pic:spPr>
                    <a:xfrm>
                      <a:off x="0" y="0"/>
                      <a:ext cx="3013861" cy="2404759"/>
                    </a:xfrm>
                    <a:prstGeom prst="rect">
                      <a:avLst/>
                    </a:prstGeom>
                  </pic:spPr>
                </pic:pic>
              </a:graphicData>
            </a:graphic>
          </wp:inline>
        </w:drawing>
      </w:r>
      <w:r w:rsidR="00864D89">
        <w:t xml:space="preserve"> </w:t>
      </w:r>
    </w:p>
    <w:p w14:paraId="677695E9" w14:textId="77777777" w:rsidR="00AA5C03" w:rsidRDefault="00AA5C03" w:rsidP="003D4C07">
      <w:pPr>
        <w:ind w:left="706" w:right="12" w:firstLine="0"/>
      </w:pPr>
    </w:p>
    <w:p w14:paraId="0703A855" w14:textId="77777777" w:rsidR="00AA5C03" w:rsidRDefault="00AA5C03" w:rsidP="003D4C07">
      <w:pPr>
        <w:ind w:left="706" w:right="12" w:firstLine="0"/>
      </w:pPr>
    </w:p>
    <w:p w14:paraId="480CDF27" w14:textId="77777777" w:rsidR="00AA5C03" w:rsidRDefault="00AA5C03" w:rsidP="003D4C07">
      <w:pPr>
        <w:ind w:left="706" w:right="12" w:firstLine="0"/>
      </w:pPr>
    </w:p>
    <w:p w14:paraId="295592AB" w14:textId="77777777" w:rsidR="00AA5C03" w:rsidRDefault="00AA5C03" w:rsidP="003D4C07">
      <w:pPr>
        <w:ind w:left="706" w:right="12" w:firstLine="0"/>
      </w:pPr>
    </w:p>
    <w:p w14:paraId="3D12A66D" w14:textId="77777777" w:rsidR="00AA5C03" w:rsidRDefault="00AA5C03" w:rsidP="003D4C07">
      <w:pPr>
        <w:ind w:left="706" w:right="12" w:firstLine="0"/>
      </w:pPr>
    </w:p>
    <w:p w14:paraId="5DAD0ECC" w14:textId="77777777" w:rsidR="00AA5C03" w:rsidRDefault="00AA5C03" w:rsidP="003D4C07">
      <w:pPr>
        <w:ind w:left="706" w:right="12" w:firstLine="0"/>
      </w:pPr>
    </w:p>
    <w:p w14:paraId="6848544E" w14:textId="3FE01FD9" w:rsidR="00B254C7" w:rsidRDefault="00544BA4">
      <w:pPr>
        <w:numPr>
          <w:ilvl w:val="0"/>
          <w:numId w:val="10"/>
        </w:numPr>
        <w:ind w:left="706" w:right="12" w:hanging="360"/>
      </w:pPr>
      <w:r>
        <w:rPr>
          <w:noProof/>
        </w:rPr>
        <mc:AlternateContent>
          <mc:Choice Requires="wps">
            <w:drawing>
              <wp:anchor distT="0" distB="0" distL="114300" distR="114300" simplePos="0" relativeHeight="251678720" behindDoc="0" locked="0" layoutInCell="1" allowOverlap="1" wp14:anchorId="3FB75331" wp14:editId="23006436">
                <wp:simplePos x="0" y="0"/>
                <wp:positionH relativeFrom="margin">
                  <wp:posOffset>2984385</wp:posOffset>
                </wp:positionH>
                <wp:positionV relativeFrom="paragraph">
                  <wp:posOffset>304915</wp:posOffset>
                </wp:positionV>
                <wp:extent cx="1468120" cy="498475"/>
                <wp:effectExtent l="0" t="0" r="17780" b="111125"/>
                <wp:wrapNone/>
                <wp:docPr id="1165813087" name="Speech Bubble: Rectangle 9"/>
                <wp:cNvGraphicFramePr/>
                <a:graphic xmlns:a="http://schemas.openxmlformats.org/drawingml/2006/main">
                  <a:graphicData uri="http://schemas.microsoft.com/office/word/2010/wordprocessingShape">
                    <wps:wsp>
                      <wps:cNvSpPr/>
                      <wps:spPr>
                        <a:xfrm>
                          <a:off x="0" y="0"/>
                          <a:ext cx="1468120" cy="498475"/>
                        </a:xfrm>
                        <a:prstGeom prst="wedgeRectCallout">
                          <a:avLst>
                            <a:gd name="adj1" fmla="val 777"/>
                            <a:gd name="adj2" fmla="val 66828"/>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379941" w14:textId="77777777" w:rsidR="00AA5C03" w:rsidRDefault="00AA5C03" w:rsidP="00AA5C03">
                            <w:pPr>
                              <w:ind w:left="0"/>
                              <w:jc w:val="center"/>
                            </w:pPr>
                            <w:r>
                              <w:t xml:space="preserve">DEST PORT: </w:t>
                            </w:r>
                            <w:r w:rsidR="00544BA4">
                              <w:t>1025</w:t>
                            </w:r>
                          </w:p>
                          <w:p w14:paraId="55B705C1" w14:textId="20C6D4CD" w:rsidR="00544BA4" w:rsidRDefault="00544BA4" w:rsidP="00AA5C03">
                            <w:pPr>
                              <w:ind w:left="0"/>
                              <w:jc w:val="center"/>
                            </w:pPr>
                            <w:r>
                              <w:t>(reversed)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75331" id="_x0000_s1088" type="#_x0000_t61" style="position:absolute;left:0;text-align:left;margin-left:235pt;margin-top:24pt;width:115.6pt;height:39.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" adj="10968,25235" fillcolor="white [3212]" strokecolor="red" strokeweight="1.5pt">
                <v:textbox>
                  <w:txbxContent>
                    <w:p w14:paraId="01379941" w14:textId="77777777" w:rsidR="00AA5C03" w:rsidRDefault="00AA5C03" w:rsidP="00AA5C03">
                      <w:pPr>
                        <w:ind w:left="0"/>
                        <w:jc w:val="center"/>
                      </w:pPr>
                      <w:r>
                        <w:t xml:space="preserve">DEST PORT: </w:t>
                      </w:r>
                      <w:r w:rsidR="00544BA4">
                        <w:t>1025</w:t>
                      </w:r>
                    </w:p>
                    <w:p w14:paraId="55B705C1" w14:textId="20C6D4CD" w:rsidR="00544BA4" w:rsidRDefault="00544BA4" w:rsidP="00AA5C03">
                      <w:pPr>
                        <w:ind w:left="0"/>
                        <w:jc w:val="center"/>
                      </w:pPr>
                      <w:r>
                        <w:t>(reversed)</w:t>
                      </w:r>
                    </w:p>
                  </w:txbxContent>
                </v:textbox>
                <w10:wrap anchorx="margin"/>
              </v:shape>
            </w:pict>
          </mc:Fallback>
        </mc:AlternateContent>
      </w:r>
      <w:r>
        <w:rPr>
          <w:noProof/>
        </w:rPr>
        <mc:AlternateContent>
          <mc:Choice Requires="wps">
            <w:drawing>
              <wp:anchor distT="0" distB="0" distL="114300" distR="114300" simplePos="0" relativeHeight="251620352" behindDoc="0" locked="0" layoutInCell="1" allowOverlap="1" wp14:anchorId="50C9D0D5" wp14:editId="4669A54E">
                <wp:simplePos x="0" y="0"/>
                <wp:positionH relativeFrom="margin">
                  <wp:posOffset>1411894</wp:posOffset>
                </wp:positionH>
                <wp:positionV relativeFrom="paragraph">
                  <wp:posOffset>304915</wp:posOffset>
                </wp:positionV>
                <wp:extent cx="1102360" cy="498475"/>
                <wp:effectExtent l="0" t="0" r="21590" b="111125"/>
                <wp:wrapNone/>
                <wp:docPr id="103272375" name="Speech Bubble: Rectangle 9"/>
                <wp:cNvGraphicFramePr/>
                <a:graphic xmlns:a="http://schemas.openxmlformats.org/drawingml/2006/main">
                  <a:graphicData uri="http://schemas.microsoft.com/office/word/2010/wordprocessingShape">
                    <wps:wsp>
                      <wps:cNvSpPr/>
                      <wps:spPr>
                        <a:xfrm>
                          <a:off x="0" y="0"/>
                          <a:ext cx="1102360" cy="498475"/>
                        </a:xfrm>
                        <a:prstGeom prst="wedgeRectCallout">
                          <a:avLst>
                            <a:gd name="adj1" fmla="val -16031"/>
                            <a:gd name="adj2" fmla="val 68218"/>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34CFA7" w14:textId="7F610CD5" w:rsidR="00AA5C03" w:rsidRDefault="00AA5C03" w:rsidP="00AA5C03">
                            <w:pPr>
                              <w:ind w:left="0"/>
                              <w:jc w:val="center"/>
                            </w:pPr>
                            <w:r>
                              <w:t xml:space="preserve">SRC PORT: </w:t>
                            </w:r>
                            <w:r w:rsidR="009F6AE1">
                              <w:t>25</w:t>
                            </w:r>
                          </w:p>
                          <w:p w14:paraId="6CEA456D" w14:textId="77777777" w:rsidR="009F6AE1" w:rsidRDefault="009F6AE1" w:rsidP="00AA5C03">
                            <w:pPr>
                              <w:ind w:left="0"/>
                              <w:jc w:val="center"/>
                            </w:pPr>
                            <w:r>
                              <w:t>(</w:t>
                            </w:r>
                            <w:r w:rsidR="00544BA4">
                              <w:t>reversed)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9D0D5" id="_x0000_s1089" type="#_x0000_t61" style="position:absolute;left:0;text-align:left;margin-left:111.15pt;margin-top:24pt;width:86.8pt;height:39.25pt;z-index:25162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" adj="7337,25535" fillcolor="white [3212]" strokecolor="red" strokeweight="1.5pt">
                <v:textbox>
                  <w:txbxContent>
                    <w:p w14:paraId="5834CFA7" w14:textId="7F610CD5" w:rsidR="00AA5C03" w:rsidRDefault="00AA5C03" w:rsidP="00AA5C03">
                      <w:pPr>
                        <w:ind w:left="0"/>
                        <w:jc w:val="center"/>
                      </w:pPr>
                      <w:r>
                        <w:t xml:space="preserve">SRC PORT: </w:t>
                      </w:r>
                      <w:r w:rsidR="009F6AE1">
                        <w:t>25</w:t>
                      </w:r>
                    </w:p>
                    <w:p w14:paraId="6CEA456D" w14:textId="77777777" w:rsidR="009F6AE1" w:rsidRDefault="009F6AE1" w:rsidP="00AA5C03">
                      <w:pPr>
                        <w:ind w:left="0"/>
                        <w:jc w:val="center"/>
                      </w:pPr>
                      <w:r>
                        <w:t>(</w:t>
                      </w:r>
                      <w:r w:rsidR="00544BA4">
                        <w:t>reversed)</w:t>
                      </w:r>
                    </w:p>
                  </w:txbxContent>
                </v:textbox>
                <w10:wrap anchorx="margin"/>
              </v:shape>
            </w:pict>
          </mc:Fallback>
        </mc:AlternateContent>
      </w:r>
      <w:r w:rsidR="00864D89">
        <w:t xml:space="preserve">Click the PDU envelope and select </w:t>
      </w:r>
      <w:r w:rsidR="00864D89">
        <w:rPr>
          <w:b/>
        </w:rPr>
        <w:t>Inbound PDU Details</w:t>
      </w:r>
      <w:r w:rsidR="00864D89">
        <w:t xml:space="preserve">. How are the port and sequence numbers different than before? </w:t>
      </w:r>
    </w:p>
    <w:p w14:paraId="6995CA62" w14:textId="12722FC8" w:rsidR="00AA5C03" w:rsidRDefault="00AA5C03" w:rsidP="00AA5C03">
      <w:pPr>
        <w:ind w:left="706" w:right="12" w:firstLine="0"/>
      </w:pPr>
      <w:r>
        <w:rPr>
          <w:noProof/>
        </w:rPr>
        <mc:AlternateContent>
          <mc:Choice Requires="wps">
            <w:drawing>
              <wp:anchor distT="0" distB="0" distL="114300" distR="114300" simplePos="0" relativeHeight="251560960" behindDoc="0" locked="0" layoutInCell="1" allowOverlap="1" wp14:anchorId="47A67F4A" wp14:editId="419FD949">
                <wp:simplePos x="0" y="0"/>
                <wp:positionH relativeFrom="margin">
                  <wp:posOffset>1932305</wp:posOffset>
                </wp:positionH>
                <wp:positionV relativeFrom="paragraph">
                  <wp:posOffset>904240</wp:posOffset>
                </wp:positionV>
                <wp:extent cx="1350645" cy="165735"/>
                <wp:effectExtent l="0" t="0" r="20955" b="24765"/>
                <wp:wrapNone/>
                <wp:docPr id="1891045068" name="Rectangle 5"/>
                <wp:cNvGraphicFramePr/>
                <a:graphic xmlns:a="http://schemas.openxmlformats.org/drawingml/2006/main">
                  <a:graphicData uri="http://schemas.microsoft.com/office/word/2010/wordprocessingShape">
                    <wps:wsp>
                      <wps:cNvSpPr/>
                      <wps:spPr>
                        <a:xfrm>
                          <a:off x="0" y="0"/>
                          <a:ext cx="1350645" cy="16573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BEAB7" id="Rectangle 5" o:spid="_x0000_s1026" style="position:absolute;margin-left:152.15pt;margin-top:71.2pt;width:106.35pt;height:13.05pt;z-index:25156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" filled="f" strokecolor="red" strokeweight="1.5pt">
                <v:stroke dashstyle="dash"/>
                <w10:wrap anchorx="margin"/>
              </v:rect>
            </w:pict>
          </mc:Fallback>
        </mc:AlternateContent>
      </w:r>
      <w:r>
        <w:rPr>
          <w:noProof/>
        </w:rPr>
        <mc:AlternateContent>
          <mc:Choice Requires="wps">
            <w:drawing>
              <wp:anchor distT="0" distB="0" distL="114300" distR="114300" simplePos="0" relativeHeight="251501568" behindDoc="0" locked="0" layoutInCell="1" allowOverlap="1" wp14:anchorId="14E4212C" wp14:editId="4632814A">
                <wp:simplePos x="0" y="0"/>
                <wp:positionH relativeFrom="margin">
                  <wp:posOffset>1045845</wp:posOffset>
                </wp:positionH>
                <wp:positionV relativeFrom="paragraph">
                  <wp:posOffset>537210</wp:posOffset>
                </wp:positionV>
                <wp:extent cx="1066800" cy="182880"/>
                <wp:effectExtent l="0" t="0" r="19050" b="26670"/>
                <wp:wrapNone/>
                <wp:docPr id="394966133" name="Rectangle 5"/>
                <wp:cNvGraphicFramePr/>
                <a:graphic xmlns:a="http://schemas.openxmlformats.org/drawingml/2006/main">
                  <a:graphicData uri="http://schemas.microsoft.com/office/word/2010/wordprocessingShape">
                    <wps:wsp>
                      <wps:cNvSpPr/>
                      <wps:spPr>
                        <a:xfrm>
                          <a:off x="0" y="0"/>
                          <a:ext cx="1066800" cy="1828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85B08" id="Rectangle 5" o:spid="_x0000_s1026" style="position:absolute;margin-left:82.35pt;margin-top:42.3pt;width:84pt;height:14.4pt;z-index:25150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" filled="f" strokecolor="red" strokeweight="1.5pt">
                <v:stroke dashstyle="dash"/>
                <w10:wrap anchorx="margin"/>
              </v:rect>
            </w:pict>
          </mc:Fallback>
        </mc:AlternateContent>
      </w:r>
    </w:p>
    <w:p w14:paraId="39D71119" w14:textId="1A61CE39" w:rsidR="00B254C7" w:rsidRDefault="00616494">
      <w:pPr>
        <w:spacing w:after="118" w:line="259" w:lineRule="auto"/>
        <w:ind w:left="721" w:firstLine="0"/>
        <w:jc w:val="left"/>
      </w:pPr>
      <w:r>
        <w:rPr>
          <w:noProof/>
        </w:rPr>
        <mc:AlternateContent>
          <mc:Choice Requires="wps">
            <w:drawing>
              <wp:anchor distT="0" distB="0" distL="114300" distR="114300" simplePos="0" relativeHeight="251741184" behindDoc="0" locked="0" layoutInCell="1" allowOverlap="1" wp14:anchorId="1B26DEFB" wp14:editId="7B597E54">
                <wp:simplePos x="0" y="0"/>
                <wp:positionH relativeFrom="margin">
                  <wp:posOffset>1612785</wp:posOffset>
                </wp:positionH>
                <wp:positionV relativeFrom="paragraph">
                  <wp:posOffset>1845425</wp:posOffset>
                </wp:positionV>
                <wp:extent cx="1440872" cy="309880"/>
                <wp:effectExtent l="0" t="152400" r="26035" b="13970"/>
                <wp:wrapNone/>
                <wp:docPr id="422918143" name="Speech Bubble: Rectangle 9"/>
                <wp:cNvGraphicFramePr/>
                <a:graphic xmlns:a="http://schemas.openxmlformats.org/drawingml/2006/main">
                  <a:graphicData uri="http://schemas.microsoft.com/office/word/2010/wordprocessingShape">
                    <wps:wsp>
                      <wps:cNvSpPr/>
                      <wps:spPr>
                        <a:xfrm>
                          <a:off x="0" y="0"/>
                          <a:ext cx="1440872" cy="309880"/>
                        </a:xfrm>
                        <a:prstGeom prst="wedgeRectCallout">
                          <a:avLst>
                            <a:gd name="adj1" fmla="val 2193"/>
                            <a:gd name="adj2" fmla="val -9334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2859A7" w14:textId="401A7CBB" w:rsidR="00AA5C03" w:rsidRDefault="00AA5C03" w:rsidP="00AA5C03">
                            <w:pPr>
                              <w:ind w:left="0"/>
                              <w:jc w:val="center"/>
                            </w:pPr>
                            <w:r>
                              <w:t>FLAGS = SYN</w:t>
                            </w:r>
                            <w:r w:rsidR="00616494">
                              <w:t xml:space="preserve"> + 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6DEFB" id="_x0000_s1090" type="#_x0000_t61" style="position:absolute;left:0;text-align:left;margin-left:127pt;margin-top:145.3pt;width:113.45pt;height:24.4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" adj="11274,-9362" fillcolor="white [3212]" strokecolor="red" strokeweight="1.5pt">
                <v:textbox>
                  <w:txbxContent>
                    <w:p w14:paraId="572859A7" w14:textId="401A7CBB" w:rsidR="00AA5C03" w:rsidRDefault="00AA5C03" w:rsidP="00AA5C03">
                      <w:pPr>
                        <w:ind w:left="0"/>
                        <w:jc w:val="center"/>
                      </w:pPr>
                      <w:r>
                        <w:t>FLAGS = SYN</w:t>
                      </w:r>
                      <w:r w:rsidR="00616494">
                        <w:t xml:space="preserve"> + ACK</w:t>
                      </w:r>
                    </w:p>
                  </w:txbxContent>
                </v:textbox>
                <w10:wrap anchorx="margin"/>
              </v:shape>
            </w:pict>
          </mc:Fallback>
        </mc:AlternateContent>
      </w:r>
      <w:r>
        <w:rPr>
          <w:noProof/>
        </w:rPr>
        <mc:AlternateContent>
          <mc:Choice Requires="wps">
            <w:drawing>
              <wp:anchor distT="0" distB="0" distL="114300" distR="114300" simplePos="0" relativeHeight="251616256" behindDoc="0" locked="0" layoutInCell="1" allowOverlap="1" wp14:anchorId="3A73B253" wp14:editId="201D891B">
                <wp:simplePos x="0" y="0"/>
                <wp:positionH relativeFrom="margin">
                  <wp:posOffset>1605857</wp:posOffset>
                </wp:positionH>
                <wp:positionV relativeFrom="paragraph">
                  <wp:posOffset>1381298</wp:posOffset>
                </wp:positionV>
                <wp:extent cx="990600" cy="304800"/>
                <wp:effectExtent l="0" t="0" r="19050" b="19050"/>
                <wp:wrapNone/>
                <wp:docPr id="937502169" name="Rectangle 5"/>
                <wp:cNvGraphicFramePr/>
                <a:graphic xmlns:a="http://schemas.openxmlformats.org/drawingml/2006/main">
                  <a:graphicData uri="http://schemas.microsoft.com/office/word/2010/wordprocessingShape">
                    <wps:wsp>
                      <wps:cNvSpPr/>
                      <wps:spPr>
                        <a:xfrm>
                          <a:off x="0" y="0"/>
                          <a:ext cx="990600" cy="30480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D7331" id="Rectangle 5" o:spid="_x0000_s1026" style="position:absolute;margin-left:126.45pt;margin-top:108.75pt;width:78pt;height:24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" filled="f" strokecolor="red" strokeweight="1.5pt">
                <v:stroke dashstyle="dash"/>
                <w10:wrap anchorx="margin"/>
              </v:rect>
            </w:pict>
          </mc:Fallback>
        </mc:AlternateContent>
      </w:r>
      <w:r>
        <w:rPr>
          <w:noProof/>
        </w:rPr>
        <mc:AlternateContent>
          <mc:Choice Requires="wps">
            <w:drawing>
              <wp:anchor distT="0" distB="0" distL="114300" distR="114300" simplePos="0" relativeHeight="251658376" behindDoc="0" locked="0" layoutInCell="1" allowOverlap="1" wp14:anchorId="6E123ECD" wp14:editId="1ED449C0">
                <wp:simplePos x="0" y="0"/>
                <wp:positionH relativeFrom="margin">
                  <wp:align>left</wp:align>
                </wp:positionH>
                <wp:positionV relativeFrom="paragraph">
                  <wp:posOffset>883746</wp:posOffset>
                </wp:positionV>
                <wp:extent cx="1102360" cy="512618"/>
                <wp:effectExtent l="0" t="0" r="688340" b="20955"/>
                <wp:wrapNone/>
                <wp:docPr id="252218813" name="Speech Bubble: Rectangle 9"/>
                <wp:cNvGraphicFramePr/>
                <a:graphic xmlns:a="http://schemas.openxmlformats.org/drawingml/2006/main">
                  <a:graphicData uri="http://schemas.microsoft.com/office/word/2010/wordprocessingShape">
                    <wps:wsp>
                      <wps:cNvSpPr/>
                      <wps:spPr>
                        <a:xfrm>
                          <a:off x="0" y="0"/>
                          <a:ext cx="1102360" cy="512618"/>
                        </a:xfrm>
                        <a:prstGeom prst="wedgeRectCallout">
                          <a:avLst>
                            <a:gd name="adj1" fmla="val 106508"/>
                            <a:gd name="adj2" fmla="val 10078"/>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C2E266" w14:textId="560EB989" w:rsidR="00AA5C03" w:rsidRDefault="00AA5C03" w:rsidP="00AA5C03">
                            <w:pPr>
                              <w:ind w:left="0"/>
                              <w:jc w:val="center"/>
                            </w:pPr>
                            <w:r>
                              <w:t xml:space="preserve">ACK NUM: </w:t>
                            </w:r>
                            <w:r w:rsidR="00616494">
                              <w:t>1</w:t>
                            </w:r>
                          </w:p>
                          <w:p w14:paraId="553A66D1" w14:textId="1BB42299" w:rsidR="00616494" w:rsidRDefault="00616494" w:rsidP="00AA5C03">
                            <w:pPr>
                              <w:ind w:left="0"/>
                              <w:jc w:val="center"/>
                            </w:pPr>
                            <w:r>
                              <w:t>(changed)</w:t>
                            </w:r>
                          </w:p>
                          <w:p w14:paraId="627E0874" w14:textId="77777777" w:rsidR="00616494" w:rsidRDefault="00616494" w:rsidP="00AA5C03">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23ECD" id="_x0000_s1091" type="#_x0000_t61" style="position:absolute;left:0;text-align:left;margin-left:0;margin-top:69.6pt;width:86.8pt;height:40.35pt;z-index:251658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" adj="33806,12977" fillcolor="white [3212]" strokecolor="red" strokeweight="1.5pt">
                <v:textbox>
                  <w:txbxContent>
                    <w:p w14:paraId="3CC2E266" w14:textId="560EB989" w:rsidR="00AA5C03" w:rsidRDefault="00AA5C03" w:rsidP="00AA5C03">
                      <w:pPr>
                        <w:ind w:left="0"/>
                        <w:jc w:val="center"/>
                      </w:pPr>
                      <w:r>
                        <w:t xml:space="preserve">ACK NUM: </w:t>
                      </w:r>
                      <w:r w:rsidR="00616494">
                        <w:t>1</w:t>
                      </w:r>
                    </w:p>
                    <w:p w14:paraId="553A66D1" w14:textId="1BB42299" w:rsidR="00616494" w:rsidRDefault="00616494" w:rsidP="00AA5C03">
                      <w:pPr>
                        <w:ind w:left="0"/>
                        <w:jc w:val="center"/>
                      </w:pPr>
                      <w:r>
                        <w:t>(changed)</w:t>
                      </w:r>
                    </w:p>
                    <w:p w14:paraId="627E0874" w14:textId="77777777" w:rsidR="00616494" w:rsidRDefault="00616494" w:rsidP="00AA5C03">
                      <w:pPr>
                        <w:ind w:left="0"/>
                        <w:jc w:val="center"/>
                      </w:pPr>
                    </w:p>
                  </w:txbxContent>
                </v:textbox>
                <w10:wrap anchorx="margin"/>
              </v:shape>
            </w:pict>
          </mc:Fallback>
        </mc:AlternateContent>
      </w:r>
      <w:r w:rsidR="00544BA4">
        <w:rPr>
          <w:noProof/>
        </w:rPr>
        <mc:AlternateContent>
          <mc:Choice Requires="wps">
            <w:drawing>
              <wp:anchor distT="0" distB="0" distL="114300" distR="114300" simplePos="0" relativeHeight="251708416" behindDoc="0" locked="0" layoutInCell="1" allowOverlap="1" wp14:anchorId="3E4E6DDC" wp14:editId="44184761">
                <wp:simplePos x="0" y="0"/>
                <wp:positionH relativeFrom="margin">
                  <wp:posOffset>4233025</wp:posOffset>
                </wp:positionH>
                <wp:positionV relativeFrom="paragraph">
                  <wp:posOffset>558164</wp:posOffset>
                </wp:positionV>
                <wp:extent cx="1717675" cy="540327"/>
                <wp:effectExtent l="971550" t="0" r="15875" b="12700"/>
                <wp:wrapNone/>
                <wp:docPr id="931553462" name="Speech Bubble: Rectangle 9"/>
                <wp:cNvGraphicFramePr/>
                <a:graphic xmlns:a="http://schemas.openxmlformats.org/drawingml/2006/main">
                  <a:graphicData uri="http://schemas.microsoft.com/office/word/2010/wordprocessingShape">
                    <wps:wsp>
                      <wps:cNvSpPr/>
                      <wps:spPr>
                        <a:xfrm>
                          <a:off x="0" y="0"/>
                          <a:ext cx="1717675" cy="540327"/>
                        </a:xfrm>
                        <a:prstGeom prst="wedgeRectCallout">
                          <a:avLst>
                            <a:gd name="adj1" fmla="val -104373"/>
                            <a:gd name="adj2" fmla="val -3267"/>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32A07A" w14:textId="77777777" w:rsidR="00AA5C03" w:rsidRDefault="00AA5C03" w:rsidP="00AA5C03">
                            <w:pPr>
                              <w:ind w:left="0"/>
                              <w:jc w:val="center"/>
                            </w:pPr>
                            <w:r>
                              <w:t>SEQUENCE NUM: 0</w:t>
                            </w:r>
                          </w:p>
                          <w:p w14:paraId="24F3070A" w14:textId="77777777" w:rsidR="00677842" w:rsidRDefault="00544BA4" w:rsidP="00AA5C03">
                            <w:pPr>
                              <w:ind w:left="0"/>
                              <w:jc w:val="center"/>
                            </w:pPr>
                            <w:r>
                              <w:t>(</w:t>
                            </w:r>
                            <w:r w:rsidR="00616494">
                              <w:t>unchanged)</w:t>
                            </w:r>
                          </w:p>
                          <w:p w14:paraId="37D0D9DA" w14:textId="1E545950" w:rsidR="00544BA4" w:rsidRDefault="00544BA4" w:rsidP="00AA5C03">
                            <w:pPr>
                              <w:ind w:left="0"/>
                              <w:jc w:val="center"/>
                            </w:pPr>
                            <w:ins w:id="0" w:author="CHAU YING JIA" w:date="2024-12-25T18:04:00Z" w16du:dateUtc="2024-12-25T10:04:00Z">
                              <w:r>
                                <w:t>(</w:t>
                              </w:r>
                              <w:proofErr w:type="gramStart"/>
                              <w:r>
                                <w:t>no</w:t>
                              </w:r>
                              <w:proofErr w:type="gramEnd"/>
                              <w:r>
                                <w:t xml:space="preserve"> change</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E6DDC" id="_x0000_s1092" type="#_x0000_t61" style="position:absolute;left:0;text-align:left;margin-left:333.3pt;margin-top:43.95pt;width:135.25pt;height:42.5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" adj="-11745,10094" fillcolor="white [3212]" strokecolor="red" strokeweight="1.5pt">
                <v:textbox>
                  <w:txbxContent>
                    <w:p w14:paraId="1432A07A" w14:textId="77777777" w:rsidR="00AA5C03" w:rsidRDefault="00AA5C03" w:rsidP="00AA5C03">
                      <w:pPr>
                        <w:ind w:left="0"/>
                        <w:jc w:val="center"/>
                      </w:pPr>
                      <w:r>
                        <w:t>SEQUENCE NUM: 0</w:t>
                      </w:r>
                    </w:p>
                    <w:p w14:paraId="24F3070A" w14:textId="77777777" w:rsidR="00677842" w:rsidRDefault="00544BA4" w:rsidP="00AA5C03">
                      <w:pPr>
                        <w:ind w:left="0"/>
                        <w:jc w:val="center"/>
                      </w:pPr>
                      <w:r>
                        <w:t>(</w:t>
                      </w:r>
                      <w:r w:rsidR="00616494">
                        <w:t>unchanged)</w:t>
                      </w:r>
                    </w:p>
                    <w:p w14:paraId="37D0D9DA" w14:textId="1E545950" w:rsidR="00544BA4" w:rsidRDefault="00544BA4" w:rsidP="00AA5C03">
                      <w:pPr>
                        <w:ind w:left="0"/>
                        <w:jc w:val="center"/>
                      </w:pPr>
                      <w:ins w:id="1" w:author="CHAU YING JIA" w:date="2024-12-25T18:04:00Z" w16du:dateUtc="2024-12-25T10:04:00Z">
                        <w:r>
                          <w:t>(</w:t>
                        </w:r>
                        <w:proofErr w:type="gramStart"/>
                        <w:r>
                          <w:t>no</w:t>
                        </w:r>
                        <w:proofErr w:type="gramEnd"/>
                        <w:r>
                          <w:t xml:space="preserve"> change</w:t>
                        </w:r>
                      </w:ins>
                    </w:p>
                  </w:txbxContent>
                </v:textbox>
                <w10:wrap anchorx="margin"/>
              </v:shape>
            </w:pict>
          </mc:Fallback>
        </mc:AlternateContent>
      </w:r>
      <w:r w:rsidR="00AA5C03">
        <w:rPr>
          <w:noProof/>
        </w:rPr>
        <mc:AlternateContent>
          <mc:Choice Requires="wps">
            <w:drawing>
              <wp:anchor distT="0" distB="0" distL="114300" distR="114300" simplePos="0" relativeHeight="251586560" behindDoc="0" locked="0" layoutInCell="1" allowOverlap="1" wp14:anchorId="6CFAA8C4" wp14:editId="78A54ACB">
                <wp:simplePos x="0" y="0"/>
                <wp:positionH relativeFrom="margin">
                  <wp:posOffset>1723620</wp:posOffset>
                </wp:positionH>
                <wp:positionV relativeFrom="paragraph">
                  <wp:posOffset>1008438</wp:posOffset>
                </wp:positionV>
                <wp:extent cx="1814945" cy="235527"/>
                <wp:effectExtent l="0" t="0" r="13970" b="12700"/>
                <wp:wrapNone/>
                <wp:docPr id="1607255183" name="Rectangle 5"/>
                <wp:cNvGraphicFramePr/>
                <a:graphic xmlns:a="http://schemas.openxmlformats.org/drawingml/2006/main">
                  <a:graphicData uri="http://schemas.microsoft.com/office/word/2010/wordprocessingShape">
                    <wps:wsp>
                      <wps:cNvSpPr/>
                      <wps:spPr>
                        <a:xfrm>
                          <a:off x="0" y="0"/>
                          <a:ext cx="1814945" cy="235527"/>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D57CA" id="Rectangle 5" o:spid="_x0000_s1026" style="position:absolute;margin-left:135.7pt;margin-top:79.4pt;width:142.9pt;height:18.55pt;z-index:25158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" filled="f" strokecolor="red" strokeweight="1.5pt">
                <v:stroke dashstyle="dash"/>
                <w10:wrap anchorx="margin"/>
              </v:rect>
            </w:pict>
          </mc:Fallback>
        </mc:AlternateContent>
      </w:r>
      <w:r w:rsidR="00AA5C03">
        <w:rPr>
          <w:noProof/>
        </w:rPr>
        <mc:AlternateContent>
          <mc:Choice Requires="wps">
            <w:drawing>
              <wp:anchor distT="0" distB="0" distL="114300" distR="114300" simplePos="0" relativeHeight="251527168" behindDoc="0" locked="0" layoutInCell="1" allowOverlap="1" wp14:anchorId="43EB23F1" wp14:editId="5482EC6B">
                <wp:simplePos x="0" y="0"/>
                <wp:positionH relativeFrom="margin">
                  <wp:posOffset>2977457</wp:posOffset>
                </wp:positionH>
                <wp:positionV relativeFrom="paragraph">
                  <wp:posOffset>315710</wp:posOffset>
                </wp:positionV>
                <wp:extent cx="1371600" cy="182880"/>
                <wp:effectExtent l="0" t="0" r="19050" b="26670"/>
                <wp:wrapNone/>
                <wp:docPr id="74427911" name="Rectangle 5"/>
                <wp:cNvGraphicFramePr/>
                <a:graphic xmlns:a="http://schemas.openxmlformats.org/drawingml/2006/main">
                  <a:graphicData uri="http://schemas.microsoft.com/office/word/2010/wordprocessingShape">
                    <wps:wsp>
                      <wps:cNvSpPr/>
                      <wps:spPr>
                        <a:xfrm>
                          <a:off x="0" y="0"/>
                          <a:ext cx="1371600" cy="1828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93841" id="Rectangle 5" o:spid="_x0000_s1026" style="position:absolute;margin-left:234.45pt;margin-top:24.85pt;width:108pt;height:14.4pt;z-index:25152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" filled="f" strokecolor="red" strokeweight="1.5pt">
                <v:stroke dashstyle="dash"/>
                <w10:wrap anchorx="margin"/>
              </v:rect>
            </w:pict>
          </mc:Fallback>
        </mc:AlternateContent>
      </w:r>
      <w:r w:rsidR="00864D89">
        <w:t xml:space="preserve"> </w:t>
      </w:r>
      <w:r w:rsidR="00CB00CB" w:rsidRPr="00CB00CB">
        <w:drawing>
          <wp:inline distT="0" distB="0" distL="0" distR="0" wp14:anchorId="34F055CC" wp14:editId="577D78ED">
            <wp:extent cx="4465320" cy="2848283"/>
            <wp:effectExtent l="0" t="0" r="0" b="9525"/>
            <wp:docPr id="732645960"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45960" name="Picture 1" descr="A white rectangular object with black text&#10;&#10;Description automatically generated"/>
                    <pic:cNvPicPr/>
                  </pic:nvPicPr>
                  <pic:blipFill>
                    <a:blip r:embed="rId63"/>
                    <a:stretch>
                      <a:fillRect/>
                    </a:stretch>
                  </pic:blipFill>
                  <pic:spPr>
                    <a:xfrm>
                      <a:off x="0" y="0"/>
                      <a:ext cx="4480591" cy="2858024"/>
                    </a:xfrm>
                    <a:prstGeom prst="rect">
                      <a:avLst/>
                    </a:prstGeom>
                  </pic:spPr>
                </pic:pic>
              </a:graphicData>
            </a:graphic>
          </wp:inline>
        </w:drawing>
      </w:r>
    </w:p>
    <w:p w14:paraId="4ABDD598" w14:textId="77777777" w:rsidR="004E05FB" w:rsidRPr="004E05FB" w:rsidRDefault="00864D89" w:rsidP="004E05FB">
      <w:pPr>
        <w:spacing w:after="103" w:line="259" w:lineRule="auto"/>
        <w:ind w:left="721" w:firstLine="0"/>
        <w:jc w:val="left"/>
      </w:pPr>
      <w:r>
        <w:t xml:space="preserve"> </w:t>
      </w:r>
      <w:r w:rsidR="004E05FB" w:rsidRPr="004E05FB">
        <w:t>SRC PORT and DEST PORT are reversed, ACK NUM changed to 1 and FLAGS changed to SYN + ACK</w:t>
      </w:r>
    </w:p>
    <w:p w14:paraId="0AB7C0FB" w14:textId="6FB81589" w:rsidR="00B254C7" w:rsidRDefault="00B254C7">
      <w:pPr>
        <w:spacing w:after="103" w:line="259" w:lineRule="auto"/>
        <w:ind w:left="721" w:firstLine="0"/>
        <w:jc w:val="left"/>
      </w:pPr>
    </w:p>
    <w:p w14:paraId="467308F1" w14:textId="706AD69D" w:rsidR="00B254C7" w:rsidRDefault="00512CC3">
      <w:pPr>
        <w:numPr>
          <w:ilvl w:val="0"/>
          <w:numId w:val="10"/>
        </w:numPr>
        <w:ind w:left="706" w:right="12" w:hanging="360"/>
      </w:pPr>
      <w:r>
        <w:rPr>
          <w:noProof/>
        </w:rPr>
        <mc:AlternateContent>
          <mc:Choice Requires="wps">
            <w:drawing>
              <wp:anchor distT="0" distB="0" distL="114300" distR="114300" simplePos="0" relativeHeight="251987968" behindDoc="0" locked="0" layoutInCell="1" allowOverlap="1" wp14:anchorId="38E56AAA" wp14:editId="6545A64C">
                <wp:simplePos x="0" y="0"/>
                <wp:positionH relativeFrom="margin">
                  <wp:posOffset>2984385</wp:posOffset>
                </wp:positionH>
                <wp:positionV relativeFrom="paragraph">
                  <wp:posOffset>311670</wp:posOffset>
                </wp:positionV>
                <wp:extent cx="1801090" cy="498475"/>
                <wp:effectExtent l="0" t="0" r="27940" b="111125"/>
                <wp:wrapNone/>
                <wp:docPr id="353477713" name="Speech Bubble: Rectangle 9"/>
                <wp:cNvGraphicFramePr/>
                <a:graphic xmlns:a="http://schemas.openxmlformats.org/drawingml/2006/main">
                  <a:graphicData uri="http://schemas.microsoft.com/office/word/2010/wordprocessingShape">
                    <wps:wsp>
                      <wps:cNvSpPr/>
                      <wps:spPr>
                        <a:xfrm>
                          <a:off x="0" y="0"/>
                          <a:ext cx="1801090" cy="498475"/>
                        </a:xfrm>
                        <a:prstGeom prst="wedgeRectCallout">
                          <a:avLst>
                            <a:gd name="adj1" fmla="val 777"/>
                            <a:gd name="adj2" fmla="val 66828"/>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10F14B" w14:textId="392F2E00" w:rsidR="00512CC3" w:rsidRDefault="00512CC3" w:rsidP="00512CC3">
                            <w:pPr>
                              <w:ind w:left="0"/>
                              <w:jc w:val="center"/>
                            </w:pPr>
                            <w:r>
                              <w:t>DEST PORT: 25</w:t>
                            </w:r>
                          </w:p>
                          <w:p w14:paraId="1405A0F1" w14:textId="6A97DBC3" w:rsidR="00512CC3" w:rsidRDefault="00512CC3" w:rsidP="00512CC3">
                            <w:pPr>
                              <w:ind w:left="0"/>
                              <w:jc w:val="center"/>
                            </w:pPr>
                            <w:r>
                              <w:t>(</w:t>
                            </w:r>
                            <w:r>
                              <w:t>same as the first PDU</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56AAA" id="_x0000_s1093" type="#_x0000_t61" style="position:absolute;left:0;text-align:left;margin-left:235pt;margin-top:24.55pt;width:141.8pt;height:39.25pt;z-index:25198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" adj="10968,25235" fillcolor="white [3212]" strokecolor="red" strokeweight="1.5pt">
                <v:textbox>
                  <w:txbxContent>
                    <w:p w14:paraId="3B10F14B" w14:textId="392F2E00" w:rsidR="00512CC3" w:rsidRDefault="00512CC3" w:rsidP="00512CC3">
                      <w:pPr>
                        <w:ind w:left="0"/>
                        <w:jc w:val="center"/>
                      </w:pPr>
                      <w:r>
                        <w:t>DEST PORT: 25</w:t>
                      </w:r>
                    </w:p>
                    <w:p w14:paraId="1405A0F1" w14:textId="6A97DBC3" w:rsidR="00512CC3" w:rsidRDefault="00512CC3" w:rsidP="00512CC3">
                      <w:pPr>
                        <w:ind w:left="0"/>
                        <w:jc w:val="center"/>
                      </w:pPr>
                      <w:r>
                        <w:t>(</w:t>
                      </w:r>
                      <w:r>
                        <w:t>same as the first PDU</w:t>
                      </w:r>
                      <w:r>
                        <w:t>)</w:t>
                      </w:r>
                    </w:p>
                  </w:txbxContent>
                </v:textbox>
                <w10:wrap anchorx="margin"/>
              </v:shape>
            </w:pict>
          </mc:Fallback>
        </mc:AlternateContent>
      </w:r>
      <w:r>
        <w:rPr>
          <w:noProof/>
        </w:rPr>
        <mc:AlternateContent>
          <mc:Choice Requires="wps">
            <w:drawing>
              <wp:anchor distT="0" distB="0" distL="114300" distR="114300" simplePos="0" relativeHeight="251957248" behindDoc="0" locked="0" layoutInCell="1" allowOverlap="1" wp14:anchorId="53BA19B6" wp14:editId="0C51E08C">
                <wp:simplePos x="0" y="0"/>
                <wp:positionH relativeFrom="margin">
                  <wp:posOffset>892348</wp:posOffset>
                </wp:positionH>
                <wp:positionV relativeFrom="paragraph">
                  <wp:posOffset>311670</wp:posOffset>
                </wp:positionV>
                <wp:extent cx="1621906" cy="498475"/>
                <wp:effectExtent l="0" t="0" r="16510" b="111125"/>
                <wp:wrapNone/>
                <wp:docPr id="919687589" name="Speech Bubble: Rectangle 9"/>
                <wp:cNvGraphicFramePr/>
                <a:graphic xmlns:a="http://schemas.openxmlformats.org/drawingml/2006/main">
                  <a:graphicData uri="http://schemas.microsoft.com/office/word/2010/wordprocessingShape">
                    <wps:wsp>
                      <wps:cNvSpPr/>
                      <wps:spPr>
                        <a:xfrm>
                          <a:off x="0" y="0"/>
                          <a:ext cx="1621906" cy="498475"/>
                        </a:xfrm>
                        <a:prstGeom prst="wedgeRectCallout">
                          <a:avLst>
                            <a:gd name="adj1" fmla="val -16031"/>
                            <a:gd name="adj2" fmla="val 68218"/>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600D5E" w14:textId="57D8237E" w:rsidR="00512CC3" w:rsidRDefault="00512CC3" w:rsidP="00512CC3">
                            <w:pPr>
                              <w:ind w:left="0"/>
                              <w:jc w:val="center"/>
                            </w:pPr>
                            <w:r>
                              <w:t xml:space="preserve">SRC PORT: </w:t>
                            </w:r>
                            <w:r>
                              <w:t>10</w:t>
                            </w:r>
                            <w:r>
                              <w:t>25</w:t>
                            </w:r>
                          </w:p>
                          <w:p w14:paraId="75EDB3A0" w14:textId="0EFA024B" w:rsidR="00512CC3" w:rsidRDefault="00512CC3" w:rsidP="00512CC3">
                            <w:pPr>
                              <w:ind w:left="0"/>
                              <w:jc w:val="center"/>
                            </w:pPr>
                            <w:r>
                              <w:t>(</w:t>
                            </w:r>
                            <w:r>
                              <w:t>same as the first PDU</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A19B6" id="_x0000_s1094" type="#_x0000_t61" style="position:absolute;left:0;text-align:left;margin-left:70.25pt;margin-top:24.55pt;width:127.7pt;height:39.25pt;z-index:25195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" adj="7337,25535" fillcolor="white [3212]" strokecolor="red" strokeweight="1.5pt">
                <v:textbox>
                  <w:txbxContent>
                    <w:p w14:paraId="6E600D5E" w14:textId="57D8237E" w:rsidR="00512CC3" w:rsidRDefault="00512CC3" w:rsidP="00512CC3">
                      <w:pPr>
                        <w:ind w:left="0"/>
                        <w:jc w:val="center"/>
                      </w:pPr>
                      <w:r>
                        <w:t xml:space="preserve">SRC PORT: </w:t>
                      </w:r>
                      <w:r>
                        <w:t>10</w:t>
                      </w:r>
                      <w:r>
                        <w:t>25</w:t>
                      </w:r>
                    </w:p>
                    <w:p w14:paraId="75EDB3A0" w14:textId="0EFA024B" w:rsidR="00512CC3" w:rsidRDefault="00512CC3" w:rsidP="00512CC3">
                      <w:pPr>
                        <w:ind w:left="0"/>
                        <w:jc w:val="center"/>
                      </w:pPr>
                      <w:r>
                        <w:t>(</w:t>
                      </w:r>
                      <w:r>
                        <w:t>same as the first PDU</w:t>
                      </w:r>
                      <w:r>
                        <w:t>)</w:t>
                      </w:r>
                    </w:p>
                  </w:txbxContent>
                </v:textbox>
                <w10:wrap anchorx="margin"/>
              </v:shape>
            </w:pict>
          </mc:Fallback>
        </mc:AlternateContent>
      </w:r>
      <w:r>
        <w:rPr>
          <w:noProof/>
        </w:rPr>
        <mc:AlternateContent>
          <mc:Choice Requires="wps">
            <w:drawing>
              <wp:anchor distT="0" distB="0" distL="114300" distR="114300" simplePos="0" relativeHeight="252020736" behindDoc="0" locked="0" layoutInCell="1" allowOverlap="1" wp14:anchorId="484011B6" wp14:editId="01DB2833">
                <wp:simplePos x="0" y="0"/>
                <wp:positionH relativeFrom="margin">
                  <wp:posOffset>4232910</wp:posOffset>
                </wp:positionH>
                <wp:positionV relativeFrom="paragraph">
                  <wp:posOffset>1164590</wp:posOffset>
                </wp:positionV>
                <wp:extent cx="1717675" cy="539750"/>
                <wp:effectExtent l="971550" t="0" r="15875" b="12700"/>
                <wp:wrapNone/>
                <wp:docPr id="2002347709" name="Speech Bubble: Rectangle 9"/>
                <wp:cNvGraphicFramePr/>
                <a:graphic xmlns:a="http://schemas.openxmlformats.org/drawingml/2006/main">
                  <a:graphicData uri="http://schemas.microsoft.com/office/word/2010/wordprocessingShape">
                    <wps:wsp>
                      <wps:cNvSpPr/>
                      <wps:spPr>
                        <a:xfrm>
                          <a:off x="0" y="0"/>
                          <a:ext cx="1717675" cy="539750"/>
                        </a:xfrm>
                        <a:prstGeom prst="wedgeRectCallout">
                          <a:avLst>
                            <a:gd name="adj1" fmla="val -104373"/>
                            <a:gd name="adj2" fmla="val -3267"/>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FBF719" w14:textId="60997E37" w:rsidR="00512CC3" w:rsidRDefault="00512CC3" w:rsidP="00512CC3">
                            <w:pPr>
                              <w:ind w:left="0"/>
                              <w:jc w:val="center"/>
                            </w:pPr>
                            <w:r>
                              <w:t xml:space="preserve">SEQUENCE NUM: </w:t>
                            </w:r>
                            <w:r>
                              <w:t>1</w:t>
                            </w:r>
                          </w:p>
                          <w:p w14:paraId="7B4340BC" w14:textId="3D190EED" w:rsidR="00512CC3" w:rsidRDefault="00512CC3" w:rsidP="00512CC3">
                            <w:pPr>
                              <w:ind w:left="0"/>
                              <w:jc w:val="center"/>
                            </w:pPr>
                            <w:r>
                              <w:t>(</w:t>
                            </w:r>
                            <w:r>
                              <w:t>different</w:t>
                            </w:r>
                            <w:r>
                              <w:t>)</w:t>
                            </w:r>
                          </w:p>
                          <w:p w14:paraId="5E177783" w14:textId="77777777" w:rsidR="00512CC3" w:rsidRDefault="00512CC3" w:rsidP="00512CC3">
                            <w:pPr>
                              <w:ind w:left="0"/>
                              <w:jc w:val="center"/>
                            </w:pPr>
                            <w:ins w:id="2" w:author="CHAU YING JIA" w:date="2024-12-25T18:04:00Z" w16du:dateUtc="2024-12-25T10:04:00Z">
                              <w:r>
                                <w:t>(</w:t>
                              </w:r>
                              <w:proofErr w:type="gramStart"/>
                              <w:r>
                                <w:t>no</w:t>
                              </w:r>
                              <w:proofErr w:type="gramEnd"/>
                              <w:r>
                                <w:t xml:space="preserve"> change</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011B6" id="_x0000_s1095" type="#_x0000_t61" style="position:absolute;left:0;text-align:left;margin-left:333.3pt;margin-top:91.7pt;width:135.25pt;height:42.5pt;z-index:25202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" adj="-11745,10094" fillcolor="white [3212]" strokecolor="red" strokeweight="1.5pt">
                <v:textbox>
                  <w:txbxContent>
                    <w:p w14:paraId="36FBF719" w14:textId="60997E37" w:rsidR="00512CC3" w:rsidRDefault="00512CC3" w:rsidP="00512CC3">
                      <w:pPr>
                        <w:ind w:left="0"/>
                        <w:jc w:val="center"/>
                      </w:pPr>
                      <w:r>
                        <w:t xml:space="preserve">SEQUENCE NUM: </w:t>
                      </w:r>
                      <w:r>
                        <w:t>1</w:t>
                      </w:r>
                    </w:p>
                    <w:p w14:paraId="7B4340BC" w14:textId="3D190EED" w:rsidR="00512CC3" w:rsidRDefault="00512CC3" w:rsidP="00512CC3">
                      <w:pPr>
                        <w:ind w:left="0"/>
                        <w:jc w:val="center"/>
                      </w:pPr>
                      <w:r>
                        <w:t>(</w:t>
                      </w:r>
                      <w:r>
                        <w:t>different</w:t>
                      </w:r>
                      <w:r>
                        <w:t>)</w:t>
                      </w:r>
                    </w:p>
                    <w:p w14:paraId="5E177783" w14:textId="77777777" w:rsidR="00512CC3" w:rsidRDefault="00512CC3" w:rsidP="00512CC3">
                      <w:pPr>
                        <w:ind w:left="0"/>
                        <w:jc w:val="center"/>
                      </w:pPr>
                      <w:ins w:id="3" w:author="CHAU YING JIA" w:date="2024-12-25T18:04:00Z" w16du:dateUtc="2024-12-25T10:04:00Z">
                        <w:r>
                          <w:t>(</w:t>
                        </w:r>
                        <w:proofErr w:type="gramStart"/>
                        <w:r>
                          <w:t>no</w:t>
                        </w:r>
                        <w:proofErr w:type="gramEnd"/>
                        <w:r>
                          <w:t xml:space="preserve"> change</w:t>
                        </w:r>
                      </w:ins>
                    </w:p>
                  </w:txbxContent>
                </v:textbox>
                <w10:wrap anchorx="margin"/>
              </v:shape>
            </w:pict>
          </mc:Fallback>
        </mc:AlternateContent>
      </w:r>
      <w:r>
        <w:rPr>
          <w:noProof/>
        </w:rPr>
        <mc:AlternateContent>
          <mc:Choice Requires="wps">
            <w:drawing>
              <wp:anchor distT="0" distB="0" distL="114300" distR="114300" simplePos="0" relativeHeight="251926528" behindDoc="0" locked="0" layoutInCell="1" allowOverlap="1" wp14:anchorId="7673E345" wp14:editId="733F3C46">
                <wp:simplePos x="0" y="0"/>
                <wp:positionH relativeFrom="margin">
                  <wp:posOffset>1605280</wp:posOffset>
                </wp:positionH>
                <wp:positionV relativeFrom="paragraph">
                  <wp:posOffset>1988185</wp:posOffset>
                </wp:positionV>
                <wp:extent cx="990600" cy="304800"/>
                <wp:effectExtent l="0" t="0" r="19050" b="19050"/>
                <wp:wrapNone/>
                <wp:docPr id="1828193015" name="Rectangle 5"/>
                <wp:cNvGraphicFramePr/>
                <a:graphic xmlns:a="http://schemas.openxmlformats.org/drawingml/2006/main">
                  <a:graphicData uri="http://schemas.microsoft.com/office/word/2010/wordprocessingShape">
                    <wps:wsp>
                      <wps:cNvSpPr/>
                      <wps:spPr>
                        <a:xfrm>
                          <a:off x="0" y="0"/>
                          <a:ext cx="990600" cy="30480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7AA4B" id="Rectangle 5" o:spid="_x0000_s1026" style="position:absolute;margin-left:126.4pt;margin-top:156.55pt;width:78pt;height:24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" filled="f" strokecolor="red" strokeweight="1.5pt">
                <v:stroke dashstyle="dash"/>
                <w10:wrap anchorx="margin"/>
              </v:rect>
            </w:pict>
          </mc:Fallback>
        </mc:AlternateContent>
      </w:r>
      <w:r>
        <w:rPr>
          <w:noProof/>
        </w:rPr>
        <mc:AlternateContent>
          <mc:Choice Requires="wps">
            <w:drawing>
              <wp:anchor distT="0" distB="0" distL="114300" distR="114300" simplePos="0" relativeHeight="251869184" behindDoc="0" locked="0" layoutInCell="1" allowOverlap="1" wp14:anchorId="0C443C8D" wp14:editId="791B0160">
                <wp:simplePos x="0" y="0"/>
                <wp:positionH relativeFrom="margin">
                  <wp:posOffset>1932305</wp:posOffset>
                </wp:positionH>
                <wp:positionV relativeFrom="paragraph">
                  <wp:posOffset>1288415</wp:posOffset>
                </wp:positionV>
                <wp:extent cx="1350645" cy="165735"/>
                <wp:effectExtent l="0" t="0" r="20955" b="24765"/>
                <wp:wrapNone/>
                <wp:docPr id="1260317204" name="Rectangle 5"/>
                <wp:cNvGraphicFramePr/>
                <a:graphic xmlns:a="http://schemas.openxmlformats.org/drawingml/2006/main">
                  <a:graphicData uri="http://schemas.microsoft.com/office/word/2010/wordprocessingShape">
                    <wps:wsp>
                      <wps:cNvSpPr/>
                      <wps:spPr>
                        <a:xfrm>
                          <a:off x="0" y="0"/>
                          <a:ext cx="1350645" cy="16573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59BD2" id="Rectangle 5" o:spid="_x0000_s1026" style="position:absolute;margin-left:152.15pt;margin-top:101.45pt;width:106.35pt;height:13.05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" filled="f" strokecolor="red" strokeweight="1.5pt">
                <v:stroke dashstyle="dash"/>
                <w10:wrap anchorx="margin"/>
              </v:rect>
            </w:pict>
          </mc:Fallback>
        </mc:AlternateContent>
      </w:r>
      <w:r>
        <w:rPr>
          <w:noProof/>
        </w:rPr>
        <mc:AlternateContent>
          <mc:Choice Requires="wps">
            <w:drawing>
              <wp:anchor distT="0" distB="0" distL="114300" distR="114300" simplePos="0" relativeHeight="251837440" behindDoc="0" locked="0" layoutInCell="1" allowOverlap="1" wp14:anchorId="2DBB6B5E" wp14:editId="1A4AA3C1">
                <wp:simplePos x="0" y="0"/>
                <wp:positionH relativeFrom="margin">
                  <wp:posOffset>2976880</wp:posOffset>
                </wp:positionH>
                <wp:positionV relativeFrom="paragraph">
                  <wp:posOffset>922655</wp:posOffset>
                </wp:positionV>
                <wp:extent cx="1371600" cy="182880"/>
                <wp:effectExtent l="0" t="0" r="19050" b="26670"/>
                <wp:wrapNone/>
                <wp:docPr id="725395761" name="Rectangle 5"/>
                <wp:cNvGraphicFramePr/>
                <a:graphic xmlns:a="http://schemas.openxmlformats.org/drawingml/2006/main">
                  <a:graphicData uri="http://schemas.microsoft.com/office/word/2010/wordprocessingShape">
                    <wps:wsp>
                      <wps:cNvSpPr/>
                      <wps:spPr>
                        <a:xfrm>
                          <a:off x="0" y="0"/>
                          <a:ext cx="1371600" cy="1828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5B451" id="Rectangle 5" o:spid="_x0000_s1026" style="position:absolute;margin-left:234.4pt;margin-top:72.65pt;width:108pt;height:14.4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" filled="f" strokecolor="red" strokeweight="1.5pt">
                <v:stroke dashstyle="dash"/>
                <w10:wrap anchorx="margin"/>
              </v:rect>
            </w:pict>
          </mc:Fallback>
        </mc:AlternateContent>
      </w:r>
      <w:r w:rsidR="00864D89">
        <w:t xml:space="preserve">Click the </w:t>
      </w:r>
      <w:r w:rsidR="00864D89">
        <w:rPr>
          <w:b/>
        </w:rPr>
        <w:t>Outbound</w:t>
      </w:r>
      <w:r w:rsidR="00864D89">
        <w:t xml:space="preserve"> </w:t>
      </w:r>
      <w:r w:rsidR="00864D89">
        <w:rPr>
          <w:b/>
        </w:rPr>
        <w:t>PDU Details</w:t>
      </w:r>
      <w:r w:rsidR="00864D89">
        <w:t xml:space="preserve"> tab. How are the port and sequence numbers different from the previous two results? </w:t>
      </w:r>
    </w:p>
    <w:p w14:paraId="3628B79A" w14:textId="4919514C" w:rsidR="00512CC3" w:rsidRDefault="00512CC3" w:rsidP="00512CC3">
      <w:pPr>
        <w:ind w:left="706" w:right="12" w:firstLine="0"/>
      </w:pPr>
    </w:p>
    <w:p w14:paraId="462AE263" w14:textId="44B27F51" w:rsidR="00B254C7" w:rsidRDefault="00971397">
      <w:pPr>
        <w:spacing w:after="103" w:line="259" w:lineRule="auto"/>
        <w:ind w:left="721" w:firstLine="0"/>
        <w:jc w:val="left"/>
      </w:pPr>
      <w:r>
        <w:rPr>
          <w:noProof/>
        </w:rPr>
        <mc:AlternateContent>
          <mc:Choice Requires="wps">
            <w:drawing>
              <wp:anchor distT="0" distB="0" distL="114300" distR="114300" simplePos="0" relativeHeight="252079104" behindDoc="0" locked="0" layoutInCell="1" allowOverlap="1" wp14:anchorId="28D3C748" wp14:editId="49C6704E">
                <wp:simplePos x="0" y="0"/>
                <wp:positionH relativeFrom="margin">
                  <wp:posOffset>1612785</wp:posOffset>
                </wp:positionH>
                <wp:positionV relativeFrom="paragraph">
                  <wp:posOffset>2005792</wp:posOffset>
                </wp:positionV>
                <wp:extent cx="1440815" cy="457200"/>
                <wp:effectExtent l="0" t="209550" r="26035" b="19050"/>
                <wp:wrapNone/>
                <wp:docPr id="687796172" name="Speech Bubble: Rectangle 9"/>
                <wp:cNvGraphicFramePr/>
                <a:graphic xmlns:a="http://schemas.openxmlformats.org/drawingml/2006/main">
                  <a:graphicData uri="http://schemas.microsoft.com/office/word/2010/wordprocessingShape">
                    <wps:wsp>
                      <wps:cNvSpPr/>
                      <wps:spPr>
                        <a:xfrm>
                          <a:off x="0" y="0"/>
                          <a:ext cx="1440815" cy="457200"/>
                        </a:xfrm>
                        <a:prstGeom prst="wedgeRectCallout">
                          <a:avLst>
                            <a:gd name="adj1" fmla="val 2193"/>
                            <a:gd name="adj2" fmla="val -9334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0FAEDA" w14:textId="2E319F8E" w:rsidR="00512CC3" w:rsidRDefault="00897F5E" w:rsidP="00512CC3">
                            <w:pPr>
                              <w:ind w:left="0"/>
                              <w:jc w:val="center"/>
                            </w:pPr>
                            <w:r>
                              <w:t>FLAGS</w:t>
                            </w:r>
                            <w:r w:rsidR="00512CC3">
                              <w:t xml:space="preserve"> = 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3C748" id="_x0000_s1096" type="#_x0000_t61" style="position:absolute;left:0;text-align:left;margin-left:127pt;margin-top:157.95pt;width:113.45pt;height:36pt;z-index:25207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" adj="11274,-9362" fillcolor="white [3212]" strokecolor="red" strokeweight="1.5pt">
                <v:textbox>
                  <w:txbxContent>
                    <w:p w14:paraId="030FAEDA" w14:textId="2E319F8E" w:rsidR="00512CC3" w:rsidRDefault="00897F5E" w:rsidP="00512CC3">
                      <w:pPr>
                        <w:ind w:left="0"/>
                        <w:jc w:val="center"/>
                      </w:pPr>
                      <w:r>
                        <w:t>FLAGS</w:t>
                      </w:r>
                      <w:r w:rsidR="00512CC3">
                        <w:t xml:space="preserve"> = ACK</w:t>
                      </w:r>
                    </w:p>
                  </w:txbxContent>
                </v:textbox>
                <w10:wrap anchorx="margin"/>
              </v:shape>
            </w:pict>
          </mc:Fallback>
        </mc:AlternateContent>
      </w:r>
      <w:r w:rsidR="00512CC3">
        <w:rPr>
          <w:noProof/>
        </w:rPr>
        <mc:AlternateContent>
          <mc:Choice Requires="wps">
            <w:drawing>
              <wp:anchor distT="0" distB="0" distL="114300" distR="114300" simplePos="0" relativeHeight="251897856" behindDoc="0" locked="0" layoutInCell="1" allowOverlap="1" wp14:anchorId="41209C44" wp14:editId="0C5FEEDB">
                <wp:simplePos x="0" y="0"/>
                <wp:positionH relativeFrom="margin">
                  <wp:posOffset>1695912</wp:posOffset>
                </wp:positionH>
                <wp:positionV relativeFrom="paragraph">
                  <wp:posOffset>1015192</wp:posOffset>
                </wp:positionV>
                <wp:extent cx="1842539" cy="234950"/>
                <wp:effectExtent l="0" t="0" r="24765" b="12700"/>
                <wp:wrapNone/>
                <wp:docPr id="701770080" name="Rectangle 5"/>
                <wp:cNvGraphicFramePr/>
                <a:graphic xmlns:a="http://schemas.openxmlformats.org/drawingml/2006/main">
                  <a:graphicData uri="http://schemas.microsoft.com/office/word/2010/wordprocessingShape">
                    <wps:wsp>
                      <wps:cNvSpPr/>
                      <wps:spPr>
                        <a:xfrm>
                          <a:off x="0" y="0"/>
                          <a:ext cx="1842539" cy="23495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1A942D" id="Rectangle 5" o:spid="_x0000_s1026" style="position:absolute;margin-left:133.55pt;margin-top:79.95pt;width:145.1pt;height:18.5pt;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" filled="f" strokecolor="red" strokeweight="1.5pt">
                <v:stroke dashstyle="dash"/>
                <w10:wrap anchorx="margin"/>
              </v:rect>
            </w:pict>
          </mc:Fallback>
        </mc:AlternateContent>
      </w:r>
      <w:r w:rsidR="00512CC3">
        <w:rPr>
          <w:noProof/>
        </w:rPr>
        <mc:AlternateContent>
          <mc:Choice Requires="wps">
            <w:drawing>
              <wp:anchor distT="0" distB="0" distL="114300" distR="114300" simplePos="0" relativeHeight="252047360" behindDoc="0" locked="0" layoutInCell="1" allowOverlap="1" wp14:anchorId="260AA438" wp14:editId="3A4F7A4F">
                <wp:simplePos x="0" y="0"/>
                <wp:positionH relativeFrom="margin">
                  <wp:posOffset>-1270</wp:posOffset>
                </wp:positionH>
                <wp:positionV relativeFrom="paragraph">
                  <wp:posOffset>890270</wp:posOffset>
                </wp:positionV>
                <wp:extent cx="1102360" cy="512445"/>
                <wp:effectExtent l="0" t="0" r="574040" b="20955"/>
                <wp:wrapNone/>
                <wp:docPr id="1497133797" name="Speech Bubble: Rectangle 9"/>
                <wp:cNvGraphicFramePr/>
                <a:graphic xmlns:a="http://schemas.openxmlformats.org/drawingml/2006/main">
                  <a:graphicData uri="http://schemas.microsoft.com/office/word/2010/wordprocessingShape">
                    <wps:wsp>
                      <wps:cNvSpPr/>
                      <wps:spPr>
                        <a:xfrm>
                          <a:off x="0" y="0"/>
                          <a:ext cx="1102360" cy="512445"/>
                        </a:xfrm>
                        <a:prstGeom prst="wedgeRectCallout">
                          <a:avLst>
                            <a:gd name="adj1" fmla="val 93940"/>
                            <a:gd name="adj2" fmla="val 7374"/>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0C950" w14:textId="77777777" w:rsidR="00512CC3" w:rsidRDefault="00512CC3" w:rsidP="00512CC3">
                            <w:pPr>
                              <w:ind w:left="0"/>
                              <w:jc w:val="center"/>
                            </w:pPr>
                            <w:r>
                              <w:t>ACK NUM: 1</w:t>
                            </w:r>
                          </w:p>
                          <w:p w14:paraId="4747CB0B" w14:textId="12731CCC" w:rsidR="00512CC3" w:rsidRDefault="00512CC3" w:rsidP="00512CC3">
                            <w:pPr>
                              <w:ind w:left="0"/>
                              <w:jc w:val="center"/>
                            </w:pPr>
                            <w:r>
                              <w:t>(</w:t>
                            </w:r>
                            <w:r>
                              <w:t>un</w:t>
                            </w:r>
                            <w:r>
                              <w:t>changed)</w:t>
                            </w:r>
                          </w:p>
                          <w:p w14:paraId="28453BB1" w14:textId="77777777" w:rsidR="00512CC3" w:rsidRDefault="00512CC3" w:rsidP="00512CC3">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AA438" id="_x0000_s1097" type="#_x0000_t61" style="position:absolute;left:0;text-align:left;margin-left:-.1pt;margin-top:70.1pt;width:86.8pt;height:40.35pt;z-index:2520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" adj="31091,12393" fillcolor="white [3212]" strokecolor="red" strokeweight="1.5pt">
                <v:textbox>
                  <w:txbxContent>
                    <w:p w14:paraId="4550C950" w14:textId="77777777" w:rsidR="00512CC3" w:rsidRDefault="00512CC3" w:rsidP="00512CC3">
                      <w:pPr>
                        <w:ind w:left="0"/>
                        <w:jc w:val="center"/>
                      </w:pPr>
                      <w:r>
                        <w:t>ACK NUM: 1</w:t>
                      </w:r>
                    </w:p>
                    <w:p w14:paraId="4747CB0B" w14:textId="12731CCC" w:rsidR="00512CC3" w:rsidRDefault="00512CC3" w:rsidP="00512CC3">
                      <w:pPr>
                        <w:ind w:left="0"/>
                        <w:jc w:val="center"/>
                      </w:pPr>
                      <w:r>
                        <w:t>(</w:t>
                      </w:r>
                      <w:r>
                        <w:t>un</w:t>
                      </w:r>
                      <w:r>
                        <w:t>changed)</w:t>
                      </w:r>
                    </w:p>
                    <w:p w14:paraId="28453BB1" w14:textId="77777777" w:rsidR="00512CC3" w:rsidRDefault="00512CC3" w:rsidP="00512CC3">
                      <w:pPr>
                        <w:ind w:left="0"/>
                        <w:jc w:val="center"/>
                      </w:pPr>
                    </w:p>
                  </w:txbxContent>
                </v:textbox>
                <w10:wrap anchorx="margin"/>
              </v:shape>
            </w:pict>
          </mc:Fallback>
        </mc:AlternateContent>
      </w:r>
      <w:r w:rsidR="00512CC3">
        <w:rPr>
          <w:noProof/>
        </w:rPr>
        <mc:AlternateContent>
          <mc:Choice Requires="wps">
            <w:drawing>
              <wp:anchor distT="0" distB="0" distL="114300" distR="114300" simplePos="0" relativeHeight="251805696" behindDoc="0" locked="0" layoutInCell="1" allowOverlap="1" wp14:anchorId="007B7D45" wp14:editId="7F441C9B">
                <wp:simplePos x="0" y="0"/>
                <wp:positionH relativeFrom="margin">
                  <wp:posOffset>940839</wp:posOffset>
                </wp:positionH>
                <wp:positionV relativeFrom="paragraph">
                  <wp:posOffset>322465</wp:posOffset>
                </wp:positionV>
                <wp:extent cx="1170709" cy="145472"/>
                <wp:effectExtent l="0" t="0" r="10795" b="26035"/>
                <wp:wrapNone/>
                <wp:docPr id="1866867064" name="Rectangle 5"/>
                <wp:cNvGraphicFramePr/>
                <a:graphic xmlns:a="http://schemas.openxmlformats.org/drawingml/2006/main">
                  <a:graphicData uri="http://schemas.microsoft.com/office/word/2010/wordprocessingShape">
                    <wps:wsp>
                      <wps:cNvSpPr/>
                      <wps:spPr>
                        <a:xfrm>
                          <a:off x="0" y="0"/>
                          <a:ext cx="1170709" cy="145472"/>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F6AB0" id="Rectangle 5" o:spid="_x0000_s1026" style="position:absolute;margin-left:74.1pt;margin-top:25.4pt;width:92.2pt;height:11.4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" filled="f" strokecolor="red" strokeweight="1.5pt">
                <v:stroke dashstyle="dash"/>
                <w10:wrap anchorx="margin"/>
              </v:rect>
            </w:pict>
          </mc:Fallback>
        </mc:AlternateContent>
      </w:r>
      <w:r w:rsidR="00864D89">
        <w:t xml:space="preserve"> </w:t>
      </w:r>
      <w:r w:rsidR="00A772E7" w:rsidRPr="00A772E7">
        <w:drawing>
          <wp:inline distT="0" distB="0" distL="0" distR="0" wp14:anchorId="20380FA4" wp14:editId="136DCF82">
            <wp:extent cx="4349116" cy="2775688"/>
            <wp:effectExtent l="0" t="0" r="0" b="5715"/>
            <wp:docPr id="834333350" name="Picture 1" descr="A white and black documen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33350" name="Picture 1" descr="A white and black document with black text&#10;&#10;Description automatically generated with medium confidence"/>
                    <pic:cNvPicPr/>
                  </pic:nvPicPr>
                  <pic:blipFill>
                    <a:blip r:embed="rId64"/>
                    <a:stretch>
                      <a:fillRect/>
                    </a:stretch>
                  </pic:blipFill>
                  <pic:spPr>
                    <a:xfrm>
                      <a:off x="0" y="0"/>
                      <a:ext cx="4354282" cy="2778985"/>
                    </a:xfrm>
                    <a:prstGeom prst="rect">
                      <a:avLst/>
                    </a:prstGeom>
                  </pic:spPr>
                </pic:pic>
              </a:graphicData>
            </a:graphic>
          </wp:inline>
        </w:drawing>
      </w:r>
    </w:p>
    <w:p w14:paraId="5BBEFA05" w14:textId="77777777" w:rsidR="008C74F0" w:rsidRPr="008C74F0" w:rsidRDefault="008C74F0" w:rsidP="008C74F0">
      <w:pPr>
        <w:spacing w:after="103" w:line="259" w:lineRule="auto"/>
        <w:ind w:left="721" w:firstLine="0"/>
        <w:jc w:val="left"/>
      </w:pPr>
      <w:r w:rsidRPr="008C74F0">
        <w:t>SRC PORT and DEST PORT are reversed, SEQUENCE NUM and ACK NUM changed to 1, and FLAGS changed to ACK</w:t>
      </w:r>
    </w:p>
    <w:p w14:paraId="2CFCB959" w14:textId="77777777" w:rsidR="008C74F0" w:rsidRDefault="008C74F0">
      <w:pPr>
        <w:spacing w:after="103" w:line="259" w:lineRule="auto"/>
        <w:ind w:left="721" w:firstLine="0"/>
        <w:jc w:val="left"/>
      </w:pPr>
    </w:p>
    <w:p w14:paraId="763BCBD3" w14:textId="77777777" w:rsidR="00B254C7" w:rsidRDefault="00864D89">
      <w:pPr>
        <w:spacing w:after="103" w:line="259" w:lineRule="auto"/>
        <w:ind w:left="721" w:firstLine="0"/>
        <w:jc w:val="left"/>
      </w:pPr>
      <w:r>
        <w:lastRenderedPageBreak/>
        <w:t xml:space="preserve"> </w:t>
      </w:r>
    </w:p>
    <w:p w14:paraId="6F075203" w14:textId="77777777" w:rsidR="00B254C7" w:rsidRDefault="00864D89">
      <w:pPr>
        <w:numPr>
          <w:ilvl w:val="0"/>
          <w:numId w:val="10"/>
        </w:numPr>
        <w:ind w:left="706" w:right="12" w:hanging="360"/>
      </w:pPr>
      <w:r>
        <w:t xml:space="preserve">There is a second </w:t>
      </w:r>
      <w:r>
        <w:rPr>
          <w:b/>
        </w:rPr>
        <w:t>PDU</w:t>
      </w:r>
      <w:r>
        <w:t xml:space="preserve"> of a different </w:t>
      </w:r>
      <w:proofErr w:type="spellStart"/>
      <w:r>
        <w:t>color</w:t>
      </w:r>
      <w:proofErr w:type="spellEnd"/>
      <w:r>
        <w:t xml:space="preserve"> that </w:t>
      </w:r>
      <w:r>
        <w:rPr>
          <w:b/>
        </w:rPr>
        <w:t xml:space="preserve">HTTP Client </w:t>
      </w:r>
      <w:r>
        <w:t xml:space="preserve">has prepared to send to </w:t>
      </w:r>
      <w:proofErr w:type="spellStart"/>
      <w:r>
        <w:rPr>
          <w:b/>
        </w:rPr>
        <w:t>MultiServer</w:t>
      </w:r>
      <w:proofErr w:type="spellEnd"/>
      <w:r>
        <w:t xml:space="preserve">. This is the beginning of the email communication. Click this second PDU envelope and select </w:t>
      </w:r>
      <w:r>
        <w:rPr>
          <w:b/>
        </w:rPr>
        <w:t xml:space="preserve">Outbound PDU Details. </w:t>
      </w:r>
      <w:r>
        <w:t xml:space="preserve"> </w:t>
      </w:r>
    </w:p>
    <w:p w14:paraId="06E240BE" w14:textId="27F4551D" w:rsidR="00B254C7" w:rsidRDefault="00E84E77">
      <w:pPr>
        <w:numPr>
          <w:ilvl w:val="0"/>
          <w:numId w:val="10"/>
        </w:numPr>
        <w:ind w:left="706" w:right="12" w:hanging="360"/>
      </w:pPr>
      <w:r>
        <w:rPr>
          <w:noProof/>
        </w:rPr>
        <mc:AlternateContent>
          <mc:Choice Requires="wps">
            <w:drawing>
              <wp:anchor distT="0" distB="0" distL="114300" distR="114300" simplePos="0" relativeHeight="251658391" behindDoc="0" locked="0" layoutInCell="1" allowOverlap="1" wp14:anchorId="3107112C" wp14:editId="5788EC4B">
                <wp:simplePos x="0" y="0"/>
                <wp:positionH relativeFrom="margin">
                  <wp:posOffset>3152542</wp:posOffset>
                </wp:positionH>
                <wp:positionV relativeFrom="paragraph">
                  <wp:posOffset>205671</wp:posOffset>
                </wp:positionV>
                <wp:extent cx="1724793" cy="498475"/>
                <wp:effectExtent l="0" t="0" r="27940" b="282575"/>
                <wp:wrapNone/>
                <wp:docPr id="724729233" name="Speech Bubble: Rectangle 9"/>
                <wp:cNvGraphicFramePr/>
                <a:graphic xmlns:a="http://schemas.openxmlformats.org/drawingml/2006/main">
                  <a:graphicData uri="http://schemas.microsoft.com/office/word/2010/wordprocessingShape">
                    <wps:wsp>
                      <wps:cNvSpPr/>
                      <wps:spPr>
                        <a:xfrm>
                          <a:off x="0" y="0"/>
                          <a:ext cx="1724793" cy="498475"/>
                        </a:xfrm>
                        <a:prstGeom prst="wedgeRectCallout">
                          <a:avLst>
                            <a:gd name="adj1" fmla="val 13175"/>
                            <a:gd name="adj2" fmla="val 10247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E4C326" w14:textId="77777777" w:rsidR="00AE72EA" w:rsidRDefault="00AE72EA" w:rsidP="00AE72EA">
                            <w:pPr>
                              <w:ind w:left="0"/>
                              <w:jc w:val="center"/>
                            </w:pPr>
                            <w:r>
                              <w:t>DEST PORT:</w:t>
                            </w:r>
                            <w:r w:rsidR="00E84E77">
                              <w:t xml:space="preserve"> </w:t>
                            </w:r>
                            <w:r>
                              <w:t>25</w:t>
                            </w:r>
                          </w:p>
                          <w:p w14:paraId="121F77DA" w14:textId="77777777" w:rsidR="00AE72EA" w:rsidRDefault="00AE72EA" w:rsidP="00AE72EA">
                            <w:pPr>
                              <w:ind w:left="0"/>
                              <w:jc w:val="center"/>
                            </w:pPr>
                            <w:r>
                              <w:t>(</w:t>
                            </w:r>
                            <w:r w:rsidR="00E84E77">
                              <w:t>same as the first PDU)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7112C" id="_x0000_s1098" type="#_x0000_t61" style="position:absolute;left:0;text-align:left;margin-left:248.25pt;margin-top:16.2pt;width:135.8pt;height:39.25pt;z-index:2516583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" adj="13646,32934" fillcolor="white [3212]" strokecolor="red" strokeweight="1.5pt">
                <v:textbox>
                  <w:txbxContent>
                    <w:p w14:paraId="7BE4C326" w14:textId="77777777" w:rsidR="00AE72EA" w:rsidRDefault="00AE72EA" w:rsidP="00AE72EA">
                      <w:pPr>
                        <w:ind w:left="0"/>
                        <w:jc w:val="center"/>
                      </w:pPr>
                      <w:r>
                        <w:t>DEST PORT:</w:t>
                      </w:r>
                      <w:r w:rsidR="00E84E77">
                        <w:t xml:space="preserve"> </w:t>
                      </w:r>
                      <w:r>
                        <w:t>25</w:t>
                      </w:r>
                    </w:p>
                    <w:p w14:paraId="121F77DA" w14:textId="77777777" w:rsidR="00AE72EA" w:rsidRDefault="00AE72EA" w:rsidP="00AE72EA">
                      <w:pPr>
                        <w:ind w:left="0"/>
                        <w:jc w:val="center"/>
                      </w:pPr>
                      <w:r>
                        <w:t>(</w:t>
                      </w:r>
                      <w:r w:rsidR="00E84E77">
                        <w:t>same as the first PDU)</w:t>
                      </w:r>
                    </w:p>
                  </w:txbxContent>
                </v:textbox>
                <w10:wrap anchorx="margin"/>
              </v:shape>
            </w:pict>
          </mc:Fallback>
        </mc:AlternateContent>
      </w:r>
      <w:r w:rsidR="00AE72EA">
        <w:rPr>
          <w:noProof/>
        </w:rPr>
        <mc:AlternateContent>
          <mc:Choice Requires="wps">
            <w:drawing>
              <wp:anchor distT="0" distB="0" distL="114300" distR="114300" simplePos="0" relativeHeight="251658389" behindDoc="0" locked="0" layoutInCell="1" allowOverlap="1" wp14:anchorId="53E463DF" wp14:editId="7EA6E059">
                <wp:simplePos x="0" y="0"/>
                <wp:positionH relativeFrom="margin">
                  <wp:posOffset>665030</wp:posOffset>
                </wp:positionH>
                <wp:positionV relativeFrom="paragraph">
                  <wp:posOffset>171002</wp:posOffset>
                </wp:positionV>
                <wp:extent cx="1717566" cy="498475"/>
                <wp:effectExtent l="0" t="0" r="16510" b="358775"/>
                <wp:wrapNone/>
                <wp:docPr id="1531364539" name="Speech Bubble: Rectangle 9"/>
                <wp:cNvGraphicFramePr/>
                <a:graphic xmlns:a="http://schemas.openxmlformats.org/drawingml/2006/main">
                  <a:graphicData uri="http://schemas.microsoft.com/office/word/2010/wordprocessingShape">
                    <wps:wsp>
                      <wps:cNvSpPr/>
                      <wps:spPr>
                        <a:xfrm>
                          <a:off x="0" y="0"/>
                          <a:ext cx="1717566" cy="498475"/>
                        </a:xfrm>
                        <a:prstGeom prst="wedgeRectCallout">
                          <a:avLst>
                            <a:gd name="adj1" fmla="val -13672"/>
                            <a:gd name="adj2" fmla="val 115165"/>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31ABA4" w14:textId="507EBB38" w:rsidR="00AE72EA" w:rsidRDefault="00AE72EA" w:rsidP="00AE72EA">
                            <w:pPr>
                              <w:ind w:left="0"/>
                              <w:jc w:val="center"/>
                            </w:pPr>
                            <w:r>
                              <w:t xml:space="preserve">SRC PORT: </w:t>
                            </w:r>
                            <w:r w:rsidR="000503F3">
                              <w:t>1025</w:t>
                            </w:r>
                          </w:p>
                          <w:p w14:paraId="17926EAC" w14:textId="65018E95" w:rsidR="00AE72EA" w:rsidRDefault="000503F3" w:rsidP="00E84E77">
                            <w:pPr>
                              <w:ind w:left="-10" w:firstLine="0"/>
                              <w:jc w:val="center"/>
                            </w:pPr>
                            <w:r>
                              <w:t>(</w:t>
                            </w:r>
                            <w:r w:rsidR="00E84E77">
                              <w:t>same as the first PDU)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463DF" id="_x0000_s1099" type="#_x0000_t61" style="position:absolute;left:0;text-align:left;margin-left:52.35pt;margin-top:13.45pt;width:135.25pt;height:39.25pt;z-index:2516583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" adj="7847,35676" fillcolor="white [3212]" strokecolor="red" strokeweight="1.5pt">
                <v:textbox>
                  <w:txbxContent>
                    <w:p w14:paraId="0731ABA4" w14:textId="507EBB38" w:rsidR="00AE72EA" w:rsidRDefault="00AE72EA" w:rsidP="00AE72EA">
                      <w:pPr>
                        <w:ind w:left="0"/>
                        <w:jc w:val="center"/>
                      </w:pPr>
                      <w:r>
                        <w:t xml:space="preserve">SRC PORT: </w:t>
                      </w:r>
                      <w:r w:rsidR="000503F3">
                        <w:t>1025</w:t>
                      </w:r>
                    </w:p>
                    <w:p w14:paraId="17926EAC" w14:textId="65018E95" w:rsidR="00AE72EA" w:rsidRDefault="000503F3" w:rsidP="00E84E77">
                      <w:pPr>
                        <w:ind w:left="-10" w:firstLine="0"/>
                        <w:jc w:val="center"/>
                      </w:pPr>
                      <w:r>
                        <w:t>(</w:t>
                      </w:r>
                      <w:r w:rsidR="00E84E77">
                        <w:t>same as the first PDU)</w:t>
                      </w:r>
                    </w:p>
                  </w:txbxContent>
                </v:textbox>
                <w10:wrap anchorx="margin"/>
              </v:shape>
            </w:pict>
          </mc:Fallback>
        </mc:AlternateContent>
      </w:r>
      <w:r w:rsidR="00864D89">
        <w:t xml:space="preserve">How are the port and sequence numbers different from the previous two </w:t>
      </w:r>
      <w:r w:rsidR="00864D89">
        <w:rPr>
          <w:b/>
        </w:rPr>
        <w:t>PDU</w:t>
      </w:r>
      <w:r w:rsidR="00864D89">
        <w:t xml:space="preserve">s? </w:t>
      </w:r>
    </w:p>
    <w:p w14:paraId="2FBECAAA" w14:textId="77777777" w:rsidR="00AE72EA" w:rsidRDefault="00AE72EA" w:rsidP="00AE72EA">
      <w:pPr>
        <w:ind w:right="12"/>
      </w:pPr>
    </w:p>
    <w:p w14:paraId="765F9E26" w14:textId="77777777" w:rsidR="00AE72EA" w:rsidRDefault="00AE72EA" w:rsidP="00AE72EA">
      <w:pPr>
        <w:ind w:right="12"/>
      </w:pPr>
    </w:p>
    <w:p w14:paraId="30DA720C" w14:textId="1AD4CBDC" w:rsidR="00B254C7" w:rsidRDefault="000503F3">
      <w:pPr>
        <w:spacing w:after="103" w:line="259" w:lineRule="auto"/>
        <w:ind w:left="721" w:firstLine="0"/>
        <w:jc w:val="left"/>
      </w:pPr>
      <w:r>
        <w:rPr>
          <w:noProof/>
        </w:rPr>
        <mc:AlternateContent>
          <mc:Choice Requires="wps">
            <w:drawing>
              <wp:anchor distT="0" distB="0" distL="114300" distR="114300" simplePos="0" relativeHeight="251658384" behindDoc="0" locked="0" layoutInCell="1" allowOverlap="1" wp14:anchorId="659F0F6A" wp14:editId="16DB6C50">
                <wp:simplePos x="0" y="0"/>
                <wp:positionH relativeFrom="margin">
                  <wp:posOffset>977051</wp:posOffset>
                </wp:positionH>
                <wp:positionV relativeFrom="paragraph">
                  <wp:posOffset>329439</wp:posOffset>
                </wp:positionV>
                <wp:extent cx="1183809" cy="195014"/>
                <wp:effectExtent l="0" t="0" r="16510" b="14605"/>
                <wp:wrapNone/>
                <wp:docPr id="1506034322" name="Rectangle 5"/>
                <wp:cNvGraphicFramePr/>
                <a:graphic xmlns:a="http://schemas.openxmlformats.org/drawingml/2006/main">
                  <a:graphicData uri="http://schemas.microsoft.com/office/word/2010/wordprocessingShape">
                    <wps:wsp>
                      <wps:cNvSpPr/>
                      <wps:spPr>
                        <a:xfrm>
                          <a:off x="0" y="0"/>
                          <a:ext cx="1183809" cy="195014"/>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68AE" id="Rectangle 5" o:spid="_x0000_s1026" style="position:absolute;margin-left:76.95pt;margin-top:25.95pt;width:93.2pt;height:15.35pt;z-index:25165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" filled="f" strokecolor="red" strokeweight="1.5pt">
                <v:stroke dashstyle="dash"/>
                <w10:wrap anchorx="margin"/>
              </v:rect>
            </w:pict>
          </mc:Fallback>
        </mc:AlternateContent>
      </w:r>
      <w:r>
        <w:rPr>
          <w:noProof/>
        </w:rPr>
        <mc:AlternateContent>
          <mc:Choice Requires="wps">
            <w:drawing>
              <wp:anchor distT="0" distB="0" distL="114300" distR="114300" simplePos="0" relativeHeight="251658385" behindDoc="0" locked="0" layoutInCell="1" allowOverlap="1" wp14:anchorId="25DD67AA" wp14:editId="70E81E71">
                <wp:simplePos x="0" y="0"/>
                <wp:positionH relativeFrom="margin">
                  <wp:posOffset>3110865</wp:posOffset>
                </wp:positionH>
                <wp:positionV relativeFrom="paragraph">
                  <wp:posOffset>312354</wp:posOffset>
                </wp:positionV>
                <wp:extent cx="1371600" cy="182880"/>
                <wp:effectExtent l="0" t="0" r="19050" b="26670"/>
                <wp:wrapNone/>
                <wp:docPr id="457308774" name="Rectangle 5"/>
                <wp:cNvGraphicFramePr/>
                <a:graphic xmlns:a="http://schemas.openxmlformats.org/drawingml/2006/main">
                  <a:graphicData uri="http://schemas.microsoft.com/office/word/2010/wordprocessingShape">
                    <wps:wsp>
                      <wps:cNvSpPr/>
                      <wps:spPr>
                        <a:xfrm>
                          <a:off x="0" y="0"/>
                          <a:ext cx="1371600" cy="1828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E5D64" id="Rectangle 5" o:spid="_x0000_s1026" style="position:absolute;margin-left:244.95pt;margin-top:24.6pt;width:108pt;height:14.4pt;z-index:2516583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" filled="f" strokecolor="red" strokeweight="1.5pt">
                <v:stroke dashstyle="dash"/>
                <w10:wrap anchorx="margin"/>
              </v:rect>
            </w:pict>
          </mc:Fallback>
        </mc:AlternateContent>
      </w:r>
      <w:r>
        <w:rPr>
          <w:noProof/>
        </w:rPr>
        <mc:AlternateContent>
          <mc:Choice Requires="wps">
            <w:drawing>
              <wp:anchor distT="0" distB="0" distL="114300" distR="114300" simplePos="0" relativeHeight="251658402" behindDoc="0" locked="0" layoutInCell="1" allowOverlap="1" wp14:anchorId="35A0BE6B" wp14:editId="2780A2BE">
                <wp:simplePos x="0" y="0"/>
                <wp:positionH relativeFrom="margin">
                  <wp:posOffset>4336325</wp:posOffset>
                </wp:positionH>
                <wp:positionV relativeFrom="paragraph">
                  <wp:posOffset>531953</wp:posOffset>
                </wp:positionV>
                <wp:extent cx="1717675" cy="539750"/>
                <wp:effectExtent l="971550" t="0" r="15875" b="12700"/>
                <wp:wrapNone/>
                <wp:docPr id="1121193406" name="Speech Bubble: Rectangle 9"/>
                <wp:cNvGraphicFramePr/>
                <a:graphic xmlns:a="http://schemas.openxmlformats.org/drawingml/2006/main">
                  <a:graphicData uri="http://schemas.microsoft.com/office/word/2010/wordprocessingShape">
                    <wps:wsp>
                      <wps:cNvSpPr/>
                      <wps:spPr>
                        <a:xfrm>
                          <a:off x="0" y="0"/>
                          <a:ext cx="1717675" cy="539750"/>
                        </a:xfrm>
                        <a:prstGeom prst="wedgeRectCallout">
                          <a:avLst>
                            <a:gd name="adj1" fmla="val -104373"/>
                            <a:gd name="adj2" fmla="val -3267"/>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963130" w14:textId="63643F04" w:rsidR="00AE72EA" w:rsidRDefault="00AE72EA" w:rsidP="00AE72EA">
                            <w:pPr>
                              <w:ind w:left="0"/>
                              <w:jc w:val="center"/>
                            </w:pPr>
                            <w:r>
                              <w:t xml:space="preserve">SEQUENCE NUM: </w:t>
                            </w:r>
                            <w:r w:rsidR="000503F3">
                              <w:t>1</w:t>
                            </w:r>
                          </w:p>
                          <w:p w14:paraId="58EA0190" w14:textId="63B45495" w:rsidR="00AE72EA" w:rsidRDefault="00AE72EA" w:rsidP="00AE72EA">
                            <w:pPr>
                              <w:ind w:left="0"/>
                              <w:jc w:val="center"/>
                            </w:pPr>
                            <w:r>
                              <w:t>(</w:t>
                            </w:r>
                            <w:r w:rsidR="000503F3">
                              <w:t>different</w:t>
                            </w:r>
                            <w:r>
                              <w:t>)</w:t>
                            </w:r>
                          </w:p>
                          <w:p w14:paraId="244AC65C" w14:textId="77777777" w:rsidR="00AE72EA" w:rsidRDefault="00AE72EA" w:rsidP="00AE72EA">
                            <w:pPr>
                              <w:ind w:left="0"/>
                              <w:jc w:val="center"/>
                            </w:pPr>
                            <w:ins w:id="4" w:author="CHAU YING JIA" w:date="2024-12-25T18:04:00Z" w16du:dateUtc="2024-12-25T10:04:00Z">
                              <w:r>
                                <w:t>(</w:t>
                              </w:r>
                              <w:proofErr w:type="gramStart"/>
                              <w:r>
                                <w:t>no</w:t>
                              </w:r>
                              <w:proofErr w:type="gramEnd"/>
                              <w:r>
                                <w:t xml:space="preserve"> change</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0BE6B" id="_x0000_s1100" type="#_x0000_t61" style="position:absolute;left:0;text-align:left;margin-left:341.45pt;margin-top:41.9pt;width:135.25pt;height:42.5pt;z-index:2516584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" adj="-11745,10094" fillcolor="white [3212]" strokecolor="red" strokeweight="1.5pt">
                <v:textbox>
                  <w:txbxContent>
                    <w:p w14:paraId="6C963130" w14:textId="63643F04" w:rsidR="00AE72EA" w:rsidRDefault="00AE72EA" w:rsidP="00AE72EA">
                      <w:pPr>
                        <w:ind w:left="0"/>
                        <w:jc w:val="center"/>
                      </w:pPr>
                      <w:r>
                        <w:t xml:space="preserve">SEQUENCE NUM: </w:t>
                      </w:r>
                      <w:r w:rsidR="000503F3">
                        <w:t>1</w:t>
                      </w:r>
                    </w:p>
                    <w:p w14:paraId="58EA0190" w14:textId="63B45495" w:rsidR="00AE72EA" w:rsidRDefault="00AE72EA" w:rsidP="00AE72EA">
                      <w:pPr>
                        <w:ind w:left="0"/>
                        <w:jc w:val="center"/>
                      </w:pPr>
                      <w:r>
                        <w:t>(</w:t>
                      </w:r>
                      <w:r w:rsidR="000503F3">
                        <w:t>different</w:t>
                      </w:r>
                      <w:r>
                        <w:t>)</w:t>
                      </w:r>
                    </w:p>
                    <w:p w14:paraId="244AC65C" w14:textId="77777777" w:rsidR="00AE72EA" w:rsidRDefault="00AE72EA" w:rsidP="00AE72EA">
                      <w:pPr>
                        <w:ind w:left="0"/>
                        <w:jc w:val="center"/>
                      </w:pPr>
                      <w:ins w:id="5" w:author="CHAU YING JIA" w:date="2024-12-25T18:04:00Z" w16du:dateUtc="2024-12-25T10:04:00Z">
                        <w:r>
                          <w:t>(</w:t>
                        </w:r>
                        <w:proofErr w:type="gramStart"/>
                        <w:r>
                          <w:t>no</w:t>
                        </w:r>
                        <w:proofErr w:type="gramEnd"/>
                        <w:r>
                          <w:t xml:space="preserve"> change</w:t>
                        </w:r>
                      </w:ins>
                    </w:p>
                  </w:txbxContent>
                </v:textbox>
                <w10:wrap anchorx="margin"/>
              </v:shape>
            </w:pict>
          </mc:Fallback>
        </mc:AlternateContent>
      </w:r>
      <w:r>
        <w:rPr>
          <w:noProof/>
        </w:rPr>
        <mc:AlternateContent>
          <mc:Choice Requires="wps">
            <w:drawing>
              <wp:anchor distT="0" distB="0" distL="114300" distR="114300" simplePos="0" relativeHeight="251658386" behindDoc="0" locked="0" layoutInCell="1" allowOverlap="1" wp14:anchorId="2D7A10D7" wp14:editId="421CFE38">
                <wp:simplePos x="0" y="0"/>
                <wp:positionH relativeFrom="margin">
                  <wp:posOffset>1965012</wp:posOffset>
                </wp:positionH>
                <wp:positionV relativeFrom="paragraph">
                  <wp:posOffset>687181</wp:posOffset>
                </wp:positionV>
                <wp:extent cx="1408436" cy="268686"/>
                <wp:effectExtent l="0" t="0" r="20320" b="17145"/>
                <wp:wrapNone/>
                <wp:docPr id="243683984" name="Rectangle 5"/>
                <wp:cNvGraphicFramePr/>
                <a:graphic xmlns:a="http://schemas.openxmlformats.org/drawingml/2006/main">
                  <a:graphicData uri="http://schemas.microsoft.com/office/word/2010/wordprocessingShape">
                    <wps:wsp>
                      <wps:cNvSpPr/>
                      <wps:spPr>
                        <a:xfrm>
                          <a:off x="0" y="0"/>
                          <a:ext cx="1408436" cy="268686"/>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A4828" id="Rectangle 5" o:spid="_x0000_s1026" style="position:absolute;margin-left:154.75pt;margin-top:54.1pt;width:110.9pt;height:21.15pt;z-index:2516583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" filled="f" strokecolor="red" strokeweight="1.5pt">
                <v:stroke dashstyle="dash"/>
                <w10:wrap anchorx="margin"/>
              </v:rect>
            </w:pict>
          </mc:Fallback>
        </mc:AlternateContent>
      </w:r>
      <w:r>
        <w:rPr>
          <w:noProof/>
        </w:rPr>
        <mc:AlternateContent>
          <mc:Choice Requires="wps">
            <w:drawing>
              <wp:anchor distT="0" distB="0" distL="114300" distR="114300" simplePos="0" relativeHeight="251658403" behindDoc="0" locked="0" layoutInCell="1" allowOverlap="1" wp14:anchorId="43970EDD" wp14:editId="2A9B35AE">
                <wp:simplePos x="0" y="0"/>
                <wp:positionH relativeFrom="margin">
                  <wp:posOffset>-25746</wp:posOffset>
                </wp:positionH>
                <wp:positionV relativeFrom="paragraph">
                  <wp:posOffset>870474</wp:posOffset>
                </wp:positionV>
                <wp:extent cx="1102360" cy="512445"/>
                <wp:effectExtent l="0" t="0" r="688340" b="20955"/>
                <wp:wrapNone/>
                <wp:docPr id="1935345028" name="Speech Bubble: Rectangle 9"/>
                <wp:cNvGraphicFramePr/>
                <a:graphic xmlns:a="http://schemas.openxmlformats.org/drawingml/2006/main">
                  <a:graphicData uri="http://schemas.microsoft.com/office/word/2010/wordprocessingShape">
                    <wps:wsp>
                      <wps:cNvSpPr/>
                      <wps:spPr>
                        <a:xfrm>
                          <a:off x="0" y="0"/>
                          <a:ext cx="1102360" cy="512445"/>
                        </a:xfrm>
                        <a:prstGeom prst="wedgeRectCallout">
                          <a:avLst>
                            <a:gd name="adj1" fmla="val 106508"/>
                            <a:gd name="adj2" fmla="val 10078"/>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A8711D" w14:textId="77777777" w:rsidR="00AE72EA" w:rsidRDefault="00AE72EA" w:rsidP="00AE72EA">
                            <w:pPr>
                              <w:ind w:left="0"/>
                              <w:jc w:val="center"/>
                            </w:pPr>
                            <w:r>
                              <w:t>ACK NUM: 1</w:t>
                            </w:r>
                          </w:p>
                          <w:p w14:paraId="5008607E" w14:textId="26BDB8D5" w:rsidR="00AE72EA" w:rsidRDefault="00AE72EA" w:rsidP="00AE72EA">
                            <w:pPr>
                              <w:ind w:left="0"/>
                              <w:jc w:val="center"/>
                            </w:pPr>
                            <w:r>
                              <w:t>(</w:t>
                            </w:r>
                            <w:r w:rsidR="000503F3">
                              <w:t>un</w:t>
                            </w:r>
                            <w:r>
                              <w:t>changed)</w:t>
                            </w:r>
                          </w:p>
                          <w:p w14:paraId="6C6A9E62" w14:textId="77777777" w:rsidR="00AE72EA" w:rsidRDefault="00AE72EA" w:rsidP="00AE72EA">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70EDD" id="_x0000_s1101" type="#_x0000_t61" style="position:absolute;left:0;text-align:left;margin-left:-2.05pt;margin-top:68.55pt;width:86.8pt;height:40.35pt;z-index:2516584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" adj="33806,12977" fillcolor="white [3212]" strokecolor="red" strokeweight="1.5pt">
                <v:textbox>
                  <w:txbxContent>
                    <w:p w14:paraId="63A8711D" w14:textId="77777777" w:rsidR="00AE72EA" w:rsidRDefault="00AE72EA" w:rsidP="00AE72EA">
                      <w:pPr>
                        <w:ind w:left="0"/>
                        <w:jc w:val="center"/>
                      </w:pPr>
                      <w:r>
                        <w:t>ACK NUM: 1</w:t>
                      </w:r>
                    </w:p>
                    <w:p w14:paraId="5008607E" w14:textId="26BDB8D5" w:rsidR="00AE72EA" w:rsidRDefault="00AE72EA" w:rsidP="00AE72EA">
                      <w:pPr>
                        <w:ind w:left="0"/>
                        <w:jc w:val="center"/>
                      </w:pPr>
                      <w:r>
                        <w:t>(</w:t>
                      </w:r>
                      <w:r w:rsidR="000503F3">
                        <w:t>un</w:t>
                      </w:r>
                      <w:r>
                        <w:t>changed)</w:t>
                      </w:r>
                    </w:p>
                    <w:p w14:paraId="6C6A9E62" w14:textId="77777777" w:rsidR="00AE72EA" w:rsidRDefault="00AE72EA" w:rsidP="00AE72EA">
                      <w:pPr>
                        <w:ind w:left="0"/>
                        <w:jc w:val="center"/>
                      </w:pPr>
                    </w:p>
                  </w:txbxContent>
                </v:textbox>
                <w10:wrap anchorx="margin"/>
              </v:shape>
            </w:pict>
          </mc:Fallback>
        </mc:AlternateContent>
      </w:r>
      <w:r>
        <w:rPr>
          <w:noProof/>
        </w:rPr>
        <mc:AlternateContent>
          <mc:Choice Requires="wps">
            <w:drawing>
              <wp:anchor distT="0" distB="0" distL="114300" distR="114300" simplePos="0" relativeHeight="251658387" behindDoc="0" locked="0" layoutInCell="1" allowOverlap="1" wp14:anchorId="6913E841" wp14:editId="7ACD4C67">
                <wp:simplePos x="0" y="0"/>
                <wp:positionH relativeFrom="margin">
                  <wp:posOffset>1731105</wp:posOffset>
                </wp:positionH>
                <wp:positionV relativeFrom="paragraph">
                  <wp:posOffset>1081838</wp:posOffset>
                </wp:positionV>
                <wp:extent cx="1898139" cy="229392"/>
                <wp:effectExtent l="0" t="0" r="26035" b="18415"/>
                <wp:wrapNone/>
                <wp:docPr id="114101741" name="Rectangle 5"/>
                <wp:cNvGraphicFramePr/>
                <a:graphic xmlns:a="http://schemas.openxmlformats.org/drawingml/2006/main">
                  <a:graphicData uri="http://schemas.microsoft.com/office/word/2010/wordprocessingShape">
                    <wps:wsp>
                      <wps:cNvSpPr/>
                      <wps:spPr>
                        <a:xfrm>
                          <a:off x="0" y="0"/>
                          <a:ext cx="1898139" cy="229392"/>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53DD7" id="Rectangle 5" o:spid="_x0000_s1026" style="position:absolute;margin-left:136.3pt;margin-top:85.2pt;width:149.45pt;height:18.05pt;z-index:2516583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" filled="f" strokecolor="red" strokeweight="1.5pt">
                <v:stroke dashstyle="dash"/>
                <w10:wrap anchorx="margin"/>
              </v:rect>
            </w:pict>
          </mc:Fallback>
        </mc:AlternateContent>
      </w:r>
      <w:r>
        <w:rPr>
          <w:noProof/>
        </w:rPr>
        <mc:AlternateContent>
          <mc:Choice Requires="wps">
            <w:drawing>
              <wp:anchor distT="0" distB="0" distL="114300" distR="114300" simplePos="0" relativeHeight="251658404" behindDoc="0" locked="0" layoutInCell="1" allowOverlap="1" wp14:anchorId="570EAD17" wp14:editId="2ACCA9AC">
                <wp:simplePos x="0" y="0"/>
                <wp:positionH relativeFrom="margin">
                  <wp:posOffset>1813446</wp:posOffset>
                </wp:positionH>
                <wp:positionV relativeFrom="paragraph">
                  <wp:posOffset>2009962</wp:posOffset>
                </wp:positionV>
                <wp:extent cx="1440815" cy="309880"/>
                <wp:effectExtent l="0" t="247650" r="26035" b="13970"/>
                <wp:wrapNone/>
                <wp:docPr id="170941472" name="Speech Bubble: Rectangle 9"/>
                <wp:cNvGraphicFramePr/>
                <a:graphic xmlns:a="http://schemas.openxmlformats.org/drawingml/2006/main">
                  <a:graphicData uri="http://schemas.microsoft.com/office/word/2010/wordprocessingShape">
                    <wps:wsp>
                      <wps:cNvSpPr/>
                      <wps:spPr>
                        <a:xfrm>
                          <a:off x="0" y="0"/>
                          <a:ext cx="1440815" cy="309880"/>
                        </a:xfrm>
                        <a:prstGeom prst="wedgeRectCallout">
                          <a:avLst>
                            <a:gd name="adj1" fmla="val 88"/>
                            <a:gd name="adj2" fmla="val -124109"/>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4B02EC" w14:textId="60E44963" w:rsidR="00AE72EA" w:rsidRDefault="00AE72EA" w:rsidP="00AE72EA">
                            <w:pPr>
                              <w:ind w:left="0"/>
                              <w:jc w:val="center"/>
                            </w:pPr>
                            <w:r>
                              <w:t xml:space="preserve">FLAGS = </w:t>
                            </w:r>
                            <w:r w:rsidR="000503F3">
                              <w:t>PSH</w:t>
                            </w:r>
                            <w:r>
                              <w:t xml:space="preserve"> + 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EAD17" id="_x0000_s1102" type="#_x0000_t61" style="position:absolute;left:0;text-align:left;margin-left:142.8pt;margin-top:158.25pt;width:113.45pt;height:24.4pt;z-index:2516584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" adj="10819,-16008" fillcolor="white [3212]" strokecolor="red" strokeweight="1.5pt">
                <v:textbox>
                  <w:txbxContent>
                    <w:p w14:paraId="514B02EC" w14:textId="60E44963" w:rsidR="00AE72EA" w:rsidRDefault="00AE72EA" w:rsidP="00AE72EA">
                      <w:pPr>
                        <w:ind w:left="0"/>
                        <w:jc w:val="center"/>
                      </w:pPr>
                      <w:r>
                        <w:t xml:space="preserve">FLAGS = </w:t>
                      </w:r>
                      <w:r w:rsidR="000503F3">
                        <w:t>PSH</w:t>
                      </w:r>
                      <w:r>
                        <w:t xml:space="preserve"> + ACK</w:t>
                      </w:r>
                    </w:p>
                  </w:txbxContent>
                </v:textbox>
                <w10:wrap anchorx="margin"/>
              </v:shape>
            </w:pict>
          </mc:Fallback>
        </mc:AlternateContent>
      </w:r>
      <w:r>
        <w:rPr>
          <w:noProof/>
        </w:rPr>
        <mc:AlternateContent>
          <mc:Choice Requires="wps">
            <w:drawing>
              <wp:anchor distT="0" distB="0" distL="114300" distR="114300" simplePos="0" relativeHeight="251658388" behindDoc="0" locked="0" layoutInCell="1" allowOverlap="1" wp14:anchorId="1AEAB12E" wp14:editId="689F15A3">
                <wp:simplePos x="0" y="0"/>
                <wp:positionH relativeFrom="margin">
                  <wp:posOffset>1678115</wp:posOffset>
                </wp:positionH>
                <wp:positionV relativeFrom="paragraph">
                  <wp:posOffset>1463630</wp:posOffset>
                </wp:positionV>
                <wp:extent cx="990600" cy="304800"/>
                <wp:effectExtent l="0" t="0" r="19050" b="19050"/>
                <wp:wrapNone/>
                <wp:docPr id="83521246" name="Rectangle 5"/>
                <wp:cNvGraphicFramePr/>
                <a:graphic xmlns:a="http://schemas.openxmlformats.org/drawingml/2006/main">
                  <a:graphicData uri="http://schemas.microsoft.com/office/word/2010/wordprocessingShape">
                    <wps:wsp>
                      <wps:cNvSpPr/>
                      <wps:spPr>
                        <a:xfrm>
                          <a:off x="0" y="0"/>
                          <a:ext cx="990600" cy="30480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A0E5D" id="Rectangle 5" o:spid="_x0000_s1026" style="position:absolute;margin-left:132.15pt;margin-top:115.25pt;width:78pt;height:24pt;z-index:2516583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" filled="f" strokecolor="red" strokeweight="1.5pt">
                <v:stroke dashstyle="dash"/>
                <w10:wrap anchorx="margin"/>
              </v:rect>
            </w:pict>
          </mc:Fallback>
        </mc:AlternateContent>
      </w:r>
      <w:r w:rsidR="00864D89">
        <w:t xml:space="preserve"> </w:t>
      </w:r>
      <w:r w:rsidR="0006504B" w:rsidRPr="0006504B">
        <w:drawing>
          <wp:inline distT="0" distB="0" distL="0" distR="0" wp14:anchorId="12E66E21" wp14:editId="0A18A9E0">
            <wp:extent cx="4672965" cy="2971349"/>
            <wp:effectExtent l="0" t="0" r="0" b="635"/>
            <wp:docPr id="210436354"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6354" name="Picture 1" descr="A white rectangular object with black text&#10;&#10;Description automatically generated"/>
                    <pic:cNvPicPr/>
                  </pic:nvPicPr>
                  <pic:blipFill>
                    <a:blip r:embed="rId65"/>
                    <a:stretch>
                      <a:fillRect/>
                    </a:stretch>
                  </pic:blipFill>
                  <pic:spPr>
                    <a:xfrm>
                      <a:off x="0" y="0"/>
                      <a:ext cx="4680182" cy="2975938"/>
                    </a:xfrm>
                    <a:prstGeom prst="rect">
                      <a:avLst/>
                    </a:prstGeom>
                  </pic:spPr>
                </pic:pic>
              </a:graphicData>
            </a:graphic>
          </wp:inline>
        </w:drawing>
      </w:r>
    </w:p>
    <w:p w14:paraId="038E911E" w14:textId="2AEF46BA" w:rsidR="00302BDA" w:rsidRDefault="00302BDA" w:rsidP="00302BDA">
      <w:pPr>
        <w:spacing w:after="103" w:line="259" w:lineRule="auto"/>
        <w:ind w:left="721" w:firstLine="0"/>
        <w:jc w:val="left"/>
      </w:pPr>
      <w:r w:rsidRPr="00302BDA">
        <w:t>SRC PORT and DEST PORT are reversed, SEQUENCE NUM and ACK NUM changed to 1, and FLAGS changed to PSH + ACK</w:t>
      </w:r>
    </w:p>
    <w:p w14:paraId="4755F29A" w14:textId="77777777" w:rsidR="00B254C7" w:rsidRDefault="00864D89">
      <w:pPr>
        <w:spacing w:after="103" w:line="259" w:lineRule="auto"/>
        <w:ind w:left="721" w:firstLine="0"/>
        <w:jc w:val="left"/>
      </w:pPr>
      <w:r>
        <w:t xml:space="preserve"> </w:t>
      </w:r>
    </w:p>
    <w:p w14:paraId="4748D948" w14:textId="77777777" w:rsidR="00B254C7" w:rsidRDefault="00864D89">
      <w:pPr>
        <w:numPr>
          <w:ilvl w:val="0"/>
          <w:numId w:val="10"/>
        </w:numPr>
        <w:ind w:left="706" w:right="12" w:hanging="360"/>
      </w:pPr>
      <w:r>
        <w:t xml:space="preserve">What email protocol is associated with TCP port 25? What protocol is associated with TCP port 110? </w:t>
      </w:r>
    </w:p>
    <w:p w14:paraId="553B0241" w14:textId="77777777" w:rsidR="00AE72EA" w:rsidRDefault="00AE72EA" w:rsidP="00AE72EA">
      <w:pPr>
        <w:ind w:left="706" w:right="12" w:firstLine="0"/>
      </w:pPr>
    </w:p>
    <w:p w14:paraId="50C4891B" w14:textId="37DF8497" w:rsidR="00B254C7" w:rsidRDefault="00864D89">
      <w:pPr>
        <w:spacing w:after="103" w:line="259" w:lineRule="auto"/>
        <w:ind w:left="721" w:firstLine="0"/>
        <w:jc w:val="left"/>
      </w:pPr>
      <w:r>
        <w:t xml:space="preserve"> </w:t>
      </w:r>
      <w:r w:rsidR="004A0C7D" w:rsidRPr="004A0C7D">
        <w:t>SMTP is associated with TCP port 25 and POP3 is associated with TCP port 110</w:t>
      </w:r>
    </w:p>
    <w:p w14:paraId="56352DB1" w14:textId="77777777" w:rsidR="00212D17" w:rsidRDefault="00212D17">
      <w:pPr>
        <w:spacing w:after="103" w:line="259" w:lineRule="auto"/>
        <w:ind w:left="721" w:firstLine="0"/>
        <w:jc w:val="left"/>
      </w:pPr>
    </w:p>
    <w:p w14:paraId="1ECCA481" w14:textId="77777777" w:rsidR="00B254C7" w:rsidRDefault="00864D89">
      <w:pPr>
        <w:numPr>
          <w:ilvl w:val="0"/>
          <w:numId w:val="10"/>
        </w:numPr>
        <w:spacing w:after="231"/>
        <w:ind w:left="706" w:right="12" w:hanging="360"/>
      </w:pPr>
      <w:r>
        <w:t xml:space="preserve">Click </w:t>
      </w:r>
      <w:r>
        <w:rPr>
          <w:b/>
        </w:rPr>
        <w:t>Back</w:t>
      </w:r>
      <w:r>
        <w:t xml:space="preserve"> until the simulation is reset. </w:t>
      </w:r>
    </w:p>
    <w:p w14:paraId="6CE15D67" w14:textId="77777777" w:rsidR="00640FF5" w:rsidRDefault="00640FF5" w:rsidP="00640FF5">
      <w:pPr>
        <w:pStyle w:val="ListParagraph"/>
      </w:pPr>
    </w:p>
    <w:p w14:paraId="379BBE54" w14:textId="77777777" w:rsidR="00640FF5" w:rsidRDefault="00640FF5" w:rsidP="00640FF5">
      <w:pPr>
        <w:spacing w:after="231"/>
        <w:ind w:left="706" w:right="12" w:firstLine="0"/>
      </w:pPr>
    </w:p>
    <w:p w14:paraId="2BCFBE95" w14:textId="77777777" w:rsidR="00B254C7" w:rsidRDefault="00864D89">
      <w:pPr>
        <w:spacing w:after="126" w:line="259" w:lineRule="auto"/>
        <w:ind w:left="-5"/>
        <w:jc w:val="left"/>
      </w:pPr>
      <w:r>
        <w:rPr>
          <w:b/>
          <w:sz w:val="23"/>
        </w:rPr>
        <w:t xml:space="preserve">Step 6: Examine the use of port numbers from the server. </w:t>
      </w:r>
    </w:p>
    <w:p w14:paraId="5BCF2C2D" w14:textId="77777777" w:rsidR="00B254C7" w:rsidRDefault="00864D89">
      <w:pPr>
        <w:numPr>
          <w:ilvl w:val="0"/>
          <w:numId w:val="11"/>
        </w:numPr>
        <w:ind w:left="706" w:right="12" w:hanging="360"/>
      </w:pPr>
      <w:r>
        <w:t xml:space="preserve">To see TCP active sessions, perform the following steps in quick succession: </w:t>
      </w:r>
    </w:p>
    <w:p w14:paraId="35DE9037" w14:textId="77777777" w:rsidR="00B254C7" w:rsidRDefault="00864D89">
      <w:pPr>
        <w:numPr>
          <w:ilvl w:val="1"/>
          <w:numId w:val="11"/>
        </w:numPr>
        <w:ind w:right="6" w:hanging="360"/>
        <w:jc w:val="left"/>
      </w:pPr>
      <w:r>
        <w:t xml:space="preserve">Switch back to </w:t>
      </w:r>
      <w:r>
        <w:rPr>
          <w:b/>
        </w:rPr>
        <w:t xml:space="preserve">Realtime </w:t>
      </w:r>
      <w:r>
        <w:t xml:space="preserve">mode. </w:t>
      </w:r>
    </w:p>
    <w:p w14:paraId="364F6DF7" w14:textId="77777777" w:rsidR="00B254C7" w:rsidRDefault="00864D89">
      <w:pPr>
        <w:numPr>
          <w:ilvl w:val="1"/>
          <w:numId w:val="11"/>
        </w:numPr>
        <w:spacing w:after="118" w:line="259" w:lineRule="auto"/>
        <w:ind w:right="6" w:hanging="360"/>
        <w:jc w:val="left"/>
      </w:pPr>
      <w:r>
        <w:t xml:space="preserve">Click </w:t>
      </w:r>
      <w:proofErr w:type="spellStart"/>
      <w:r>
        <w:rPr>
          <w:b/>
        </w:rPr>
        <w:t>MultiServer</w:t>
      </w:r>
      <w:proofErr w:type="spellEnd"/>
      <w:r>
        <w:t xml:space="preserve"> and click the </w:t>
      </w:r>
      <w:r>
        <w:rPr>
          <w:b/>
        </w:rPr>
        <w:t xml:space="preserve">Desktop </w:t>
      </w:r>
      <w:r>
        <w:t xml:space="preserve">tab &gt; </w:t>
      </w:r>
      <w:r>
        <w:rPr>
          <w:b/>
        </w:rPr>
        <w:t>Command Prompt</w:t>
      </w:r>
      <w:r>
        <w:t xml:space="preserve">. </w:t>
      </w:r>
    </w:p>
    <w:p w14:paraId="73B02405" w14:textId="1454567C" w:rsidR="000E42FE" w:rsidRDefault="00864D89" w:rsidP="00CE5342">
      <w:pPr>
        <w:numPr>
          <w:ilvl w:val="0"/>
          <w:numId w:val="11"/>
        </w:numPr>
        <w:ind w:left="706" w:right="12" w:hanging="360"/>
      </w:pPr>
      <w:r>
        <w:t xml:space="preserve">Enter the </w:t>
      </w:r>
      <w:r>
        <w:rPr>
          <w:b/>
        </w:rPr>
        <w:t>netstat</w:t>
      </w:r>
      <w:r>
        <w:t xml:space="preserve"> command. What protocols are listed in the left column? </w:t>
      </w:r>
    </w:p>
    <w:p w14:paraId="4A586848" w14:textId="598E05DC" w:rsidR="008878CF" w:rsidRDefault="00CE5342" w:rsidP="008878CF">
      <w:pPr>
        <w:ind w:left="706" w:right="12" w:firstLine="0"/>
      </w:pPr>
      <w:r>
        <w:rPr>
          <w:noProof/>
        </w:rPr>
        <w:lastRenderedPageBreak/>
        <mc:AlternateContent>
          <mc:Choice Requires="wps">
            <w:drawing>
              <wp:anchor distT="0" distB="0" distL="114300" distR="114300" simplePos="0" relativeHeight="251397120" behindDoc="0" locked="0" layoutInCell="1" allowOverlap="1" wp14:anchorId="2E94EFF3" wp14:editId="3CEC7676">
                <wp:simplePos x="0" y="0"/>
                <wp:positionH relativeFrom="margin">
                  <wp:posOffset>1217930</wp:posOffset>
                </wp:positionH>
                <wp:positionV relativeFrom="paragraph">
                  <wp:posOffset>189230</wp:posOffset>
                </wp:positionV>
                <wp:extent cx="1377950" cy="407035"/>
                <wp:effectExtent l="228600" t="0" r="12700" b="316865"/>
                <wp:wrapNone/>
                <wp:docPr id="1214441509" name="Speech Bubble: Rectangle 9"/>
                <wp:cNvGraphicFramePr/>
                <a:graphic xmlns:a="http://schemas.openxmlformats.org/drawingml/2006/main">
                  <a:graphicData uri="http://schemas.microsoft.com/office/word/2010/wordprocessingShape">
                    <wps:wsp>
                      <wps:cNvSpPr/>
                      <wps:spPr>
                        <a:xfrm>
                          <a:off x="0" y="0"/>
                          <a:ext cx="1377950" cy="407035"/>
                        </a:xfrm>
                        <a:prstGeom prst="wedgeRectCallout">
                          <a:avLst>
                            <a:gd name="adj1" fmla="val -64140"/>
                            <a:gd name="adj2" fmla="val 116933"/>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999E0A" w14:textId="7BB30122" w:rsidR="000E42FE" w:rsidRDefault="003A5C20" w:rsidP="000E42FE">
                            <w:pPr>
                              <w:ind w:left="0"/>
                              <w:jc w:val="center"/>
                            </w:pPr>
                            <w:r>
                              <w:t>TCP Protocol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4EFF3" id="_x0000_s1103" type="#_x0000_t61" style="position:absolute;left:0;text-align:left;margin-left:95.9pt;margin-top:14.9pt;width:108.5pt;height:32.05pt;z-index:25139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" adj="-3054,36058" fillcolor="white [3212]" strokecolor="red" strokeweight="1.5pt">
                <v:textbox>
                  <w:txbxContent>
                    <w:p w14:paraId="25999E0A" w14:textId="7BB30122" w:rsidR="000E42FE" w:rsidRDefault="003A5C20" w:rsidP="000E42FE">
                      <w:pPr>
                        <w:ind w:left="0"/>
                        <w:jc w:val="center"/>
                      </w:pPr>
                      <w:r>
                        <w:t>TCP Protocol</w:t>
                      </w:r>
                    </w:p>
                  </w:txbxContent>
                </v:textbox>
                <w10:wrap anchorx="margin"/>
              </v:shape>
            </w:pict>
          </mc:Fallback>
        </mc:AlternateContent>
      </w:r>
      <w:r w:rsidR="000E42FE">
        <w:rPr>
          <w:noProof/>
        </w:rPr>
        <mc:AlternateContent>
          <mc:Choice Requires="wps">
            <w:drawing>
              <wp:anchor distT="0" distB="0" distL="114300" distR="114300" simplePos="0" relativeHeight="251387904" behindDoc="0" locked="0" layoutInCell="1" allowOverlap="1" wp14:anchorId="61BFF746" wp14:editId="01536768">
                <wp:simplePos x="0" y="0"/>
                <wp:positionH relativeFrom="margin">
                  <wp:posOffset>539750</wp:posOffset>
                </wp:positionH>
                <wp:positionV relativeFrom="paragraph">
                  <wp:posOffset>775970</wp:posOffset>
                </wp:positionV>
                <wp:extent cx="464820" cy="160020"/>
                <wp:effectExtent l="0" t="0" r="11430" b="11430"/>
                <wp:wrapNone/>
                <wp:docPr id="616781289" name="Rectangle 5"/>
                <wp:cNvGraphicFramePr/>
                <a:graphic xmlns:a="http://schemas.openxmlformats.org/drawingml/2006/main">
                  <a:graphicData uri="http://schemas.microsoft.com/office/word/2010/wordprocessingShape">
                    <wps:wsp>
                      <wps:cNvSpPr/>
                      <wps:spPr>
                        <a:xfrm>
                          <a:off x="0" y="0"/>
                          <a:ext cx="464820" cy="16002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09530" id="Rectangle 5" o:spid="_x0000_s1026" style="position:absolute;margin-left:42.5pt;margin-top:61.1pt;width:36.6pt;height:12.6pt;z-index:25138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" filled="f" strokecolor="red" strokeweight="1.5pt">
                <v:stroke dashstyle="dash"/>
                <w10:wrap anchorx="margin"/>
              </v:rect>
            </w:pict>
          </mc:Fallback>
        </mc:AlternateContent>
      </w:r>
      <w:r w:rsidR="008878CF" w:rsidRPr="008878CF">
        <w:drawing>
          <wp:inline distT="0" distB="0" distL="0" distR="0" wp14:anchorId="0A6AA3E8" wp14:editId="4F9DFC30">
            <wp:extent cx="5420481" cy="1209844"/>
            <wp:effectExtent l="0" t="0" r="0" b="9525"/>
            <wp:docPr id="72818576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85769" name="Picture 1" descr="A black screen with white text&#10;&#10;Description automatically generated"/>
                    <pic:cNvPicPr/>
                  </pic:nvPicPr>
                  <pic:blipFill>
                    <a:blip r:embed="rId66"/>
                    <a:stretch>
                      <a:fillRect/>
                    </a:stretch>
                  </pic:blipFill>
                  <pic:spPr>
                    <a:xfrm>
                      <a:off x="0" y="0"/>
                      <a:ext cx="5420481" cy="1209844"/>
                    </a:xfrm>
                    <a:prstGeom prst="rect">
                      <a:avLst/>
                    </a:prstGeom>
                  </pic:spPr>
                </pic:pic>
              </a:graphicData>
            </a:graphic>
          </wp:inline>
        </w:drawing>
      </w:r>
    </w:p>
    <w:p w14:paraId="0EC3791F" w14:textId="10B9431C" w:rsidR="003A5C20" w:rsidRDefault="00864D89" w:rsidP="00CE5342">
      <w:pPr>
        <w:ind w:left="730" w:right="12"/>
      </w:pPr>
      <w:r>
        <w:t xml:space="preserve">What port numbers are being used by the server? </w:t>
      </w:r>
    </w:p>
    <w:p w14:paraId="675E0354" w14:textId="23B6BA41" w:rsidR="00B254C7" w:rsidRDefault="00CE5342">
      <w:pPr>
        <w:spacing w:after="118" w:line="259" w:lineRule="auto"/>
        <w:ind w:left="720" w:firstLine="0"/>
        <w:jc w:val="left"/>
      </w:pPr>
      <w:r>
        <w:rPr>
          <w:noProof/>
        </w:rPr>
        <mc:AlternateContent>
          <mc:Choice Requires="wps">
            <w:drawing>
              <wp:anchor distT="0" distB="0" distL="114300" distR="114300" simplePos="0" relativeHeight="251406336" behindDoc="0" locked="0" layoutInCell="1" allowOverlap="1" wp14:anchorId="7622D445" wp14:editId="219A2426">
                <wp:simplePos x="0" y="0"/>
                <wp:positionH relativeFrom="margin">
                  <wp:posOffset>2471420</wp:posOffset>
                </wp:positionH>
                <wp:positionV relativeFrom="paragraph">
                  <wp:posOffset>102235</wp:posOffset>
                </wp:positionV>
                <wp:extent cx="1377950" cy="407035"/>
                <wp:effectExtent l="57150" t="0" r="12700" b="221615"/>
                <wp:wrapNone/>
                <wp:docPr id="1250108741" name="Speech Bubble: Rectangle 9"/>
                <wp:cNvGraphicFramePr/>
                <a:graphic xmlns:a="http://schemas.openxmlformats.org/drawingml/2006/main">
                  <a:graphicData uri="http://schemas.microsoft.com/office/word/2010/wordprocessingShape">
                    <wps:wsp>
                      <wps:cNvSpPr/>
                      <wps:spPr>
                        <a:xfrm>
                          <a:off x="0" y="0"/>
                          <a:ext cx="1377950" cy="407035"/>
                        </a:xfrm>
                        <a:prstGeom prst="wedgeRectCallout">
                          <a:avLst>
                            <a:gd name="adj1" fmla="val -50868"/>
                            <a:gd name="adj2" fmla="val 9821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0A4079" w14:textId="69CEE4E8" w:rsidR="003A5C20" w:rsidRDefault="003A5C20" w:rsidP="003A5C20">
                            <w:pPr>
                              <w:ind w:left="0"/>
                              <w:jc w:val="center"/>
                            </w:pPr>
                            <w:r>
                              <w:t>Port 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2D445" id="_x0000_s1104" type="#_x0000_t61" style="position:absolute;left:0;text-align:left;margin-left:194.6pt;margin-top:8.05pt;width:108.5pt;height:32.05pt;z-index:25140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" adj="-187,32014" fillcolor="white [3212]" strokecolor="red" strokeweight="1.5pt">
                <v:textbox>
                  <w:txbxContent>
                    <w:p w14:paraId="7C0A4079" w14:textId="69CEE4E8" w:rsidR="003A5C20" w:rsidRDefault="003A5C20" w:rsidP="003A5C20">
                      <w:pPr>
                        <w:ind w:left="0"/>
                        <w:jc w:val="center"/>
                      </w:pPr>
                      <w:r>
                        <w:t>Port 21</w:t>
                      </w:r>
                    </w:p>
                  </w:txbxContent>
                </v:textbox>
                <w10:wrap anchorx="margin"/>
              </v:shape>
            </w:pict>
          </mc:Fallback>
        </mc:AlternateContent>
      </w:r>
      <w:r w:rsidR="003A5C20">
        <w:rPr>
          <w:noProof/>
        </w:rPr>
        <mc:AlternateContent>
          <mc:Choice Requires="wps">
            <w:drawing>
              <wp:anchor distT="0" distB="0" distL="114300" distR="114300" simplePos="0" relativeHeight="251401216" behindDoc="0" locked="0" layoutInCell="1" allowOverlap="1" wp14:anchorId="0D89CB2D" wp14:editId="73A53D2C">
                <wp:simplePos x="0" y="0"/>
                <wp:positionH relativeFrom="margin">
                  <wp:posOffset>2269490</wp:posOffset>
                </wp:positionH>
                <wp:positionV relativeFrom="paragraph">
                  <wp:posOffset>711835</wp:posOffset>
                </wp:positionV>
                <wp:extent cx="266700" cy="297180"/>
                <wp:effectExtent l="0" t="0" r="19050" b="26670"/>
                <wp:wrapNone/>
                <wp:docPr id="873177238" name="Rectangle 5"/>
                <wp:cNvGraphicFramePr/>
                <a:graphic xmlns:a="http://schemas.openxmlformats.org/drawingml/2006/main">
                  <a:graphicData uri="http://schemas.microsoft.com/office/word/2010/wordprocessingShape">
                    <wps:wsp>
                      <wps:cNvSpPr/>
                      <wps:spPr>
                        <a:xfrm>
                          <a:off x="0" y="0"/>
                          <a:ext cx="266700" cy="2971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C7AB4" id="Rectangle 5" o:spid="_x0000_s1026" style="position:absolute;margin-left:178.7pt;margin-top:56.05pt;width:21pt;height:23.4pt;z-index:25140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" filled="f" strokecolor="red" strokeweight="1.5pt">
                <v:stroke dashstyle="dash"/>
                <w10:wrap anchorx="margin"/>
              </v:rect>
            </w:pict>
          </mc:Fallback>
        </mc:AlternateContent>
      </w:r>
      <w:r w:rsidR="00864D89">
        <w:t xml:space="preserve"> </w:t>
      </w:r>
      <w:r w:rsidR="008878CF" w:rsidRPr="008878CF">
        <w:drawing>
          <wp:inline distT="0" distB="0" distL="0" distR="0" wp14:anchorId="62BBF499" wp14:editId="1065A02A">
            <wp:extent cx="5420481" cy="1209844"/>
            <wp:effectExtent l="0" t="0" r="0" b="9525"/>
            <wp:docPr id="38271599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85769" name="Picture 1" descr="A black screen with white text&#10;&#10;Description automatically generated"/>
                    <pic:cNvPicPr/>
                  </pic:nvPicPr>
                  <pic:blipFill>
                    <a:blip r:embed="rId66"/>
                    <a:stretch>
                      <a:fillRect/>
                    </a:stretch>
                  </pic:blipFill>
                  <pic:spPr>
                    <a:xfrm>
                      <a:off x="0" y="0"/>
                      <a:ext cx="5420481" cy="1209844"/>
                    </a:xfrm>
                    <a:prstGeom prst="rect">
                      <a:avLst/>
                    </a:prstGeom>
                  </pic:spPr>
                </pic:pic>
              </a:graphicData>
            </a:graphic>
          </wp:inline>
        </w:drawing>
      </w:r>
    </w:p>
    <w:p w14:paraId="008285D8" w14:textId="6A81FB2D" w:rsidR="003A5C20" w:rsidRDefault="00864D89" w:rsidP="00CE5342">
      <w:pPr>
        <w:numPr>
          <w:ilvl w:val="0"/>
          <w:numId w:val="11"/>
        </w:numPr>
        <w:ind w:left="706" w:right="12" w:hanging="360"/>
      </w:pPr>
      <w:r>
        <w:t xml:space="preserve">What states are the sessions in? </w:t>
      </w:r>
    </w:p>
    <w:p w14:paraId="08A0787E" w14:textId="178DDC2B" w:rsidR="00B254C7" w:rsidRDefault="00CE5342">
      <w:pPr>
        <w:spacing w:after="103" w:line="259" w:lineRule="auto"/>
        <w:ind w:left="720" w:firstLine="0"/>
        <w:jc w:val="left"/>
      </w:pPr>
      <w:r>
        <w:rPr>
          <w:noProof/>
        </w:rPr>
        <mc:AlternateContent>
          <mc:Choice Requires="wps">
            <w:drawing>
              <wp:anchor distT="0" distB="0" distL="114300" distR="114300" simplePos="0" relativeHeight="251422720" behindDoc="0" locked="0" layoutInCell="1" allowOverlap="1" wp14:anchorId="17104568" wp14:editId="0C6BB0CF">
                <wp:simplePos x="0" y="0"/>
                <wp:positionH relativeFrom="margin">
                  <wp:posOffset>4892040</wp:posOffset>
                </wp:positionH>
                <wp:positionV relativeFrom="paragraph">
                  <wp:posOffset>6985</wp:posOffset>
                </wp:positionV>
                <wp:extent cx="1377950" cy="407035"/>
                <wp:effectExtent l="57150" t="0" r="12700" b="221615"/>
                <wp:wrapNone/>
                <wp:docPr id="715739498" name="Speech Bubble: Rectangle 9"/>
                <wp:cNvGraphicFramePr/>
                <a:graphic xmlns:a="http://schemas.openxmlformats.org/drawingml/2006/main">
                  <a:graphicData uri="http://schemas.microsoft.com/office/word/2010/wordprocessingShape">
                    <wps:wsp>
                      <wps:cNvSpPr/>
                      <wps:spPr>
                        <a:xfrm>
                          <a:off x="0" y="0"/>
                          <a:ext cx="1377950" cy="407035"/>
                        </a:xfrm>
                        <a:prstGeom prst="wedgeRectCallout">
                          <a:avLst>
                            <a:gd name="adj1" fmla="val -50868"/>
                            <a:gd name="adj2" fmla="val 9821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4B02C4" w14:textId="722302AE" w:rsidR="00CE5342" w:rsidRDefault="00640FF5" w:rsidP="00CE5342">
                            <w:pPr>
                              <w:ind w:left="0"/>
                              <w:jc w:val="center"/>
                            </w:pPr>
                            <w:r>
                              <w:t xml:space="preserve">State: </w:t>
                            </w:r>
                            <w:r w:rsidR="00CE5342">
                              <w:t>Established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04568" id="_x0000_s1105" type="#_x0000_t61" style="position:absolute;left:0;text-align:left;margin-left:385.2pt;margin-top:.55pt;width:108.5pt;height:32.05pt;z-index:25142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" adj="-187,32014" fillcolor="white [3212]" strokecolor="red" strokeweight="1.5pt">
                <v:textbox>
                  <w:txbxContent>
                    <w:p w14:paraId="274B02C4" w14:textId="722302AE" w:rsidR="00CE5342" w:rsidRDefault="00640FF5" w:rsidP="00CE5342">
                      <w:pPr>
                        <w:ind w:left="0"/>
                        <w:jc w:val="center"/>
                      </w:pPr>
                      <w:r>
                        <w:t xml:space="preserve">State: </w:t>
                      </w:r>
                      <w:r w:rsidR="00CE5342">
                        <w:t>Established</w:t>
                      </w:r>
                    </w:p>
                  </w:txbxContent>
                </v:textbox>
                <w10:wrap anchorx="margin"/>
              </v:shape>
            </w:pict>
          </mc:Fallback>
        </mc:AlternateContent>
      </w:r>
      <w:r>
        <w:rPr>
          <w:noProof/>
        </w:rPr>
        <mc:AlternateContent>
          <mc:Choice Requires="wps">
            <w:drawing>
              <wp:anchor distT="0" distB="0" distL="114300" distR="114300" simplePos="0" relativeHeight="251409408" behindDoc="0" locked="0" layoutInCell="1" allowOverlap="1" wp14:anchorId="34C48C8B" wp14:editId="6F248582">
                <wp:simplePos x="0" y="0"/>
                <wp:positionH relativeFrom="margin">
                  <wp:posOffset>4662170</wp:posOffset>
                </wp:positionH>
                <wp:positionV relativeFrom="paragraph">
                  <wp:posOffset>671830</wp:posOffset>
                </wp:positionV>
                <wp:extent cx="960120" cy="297180"/>
                <wp:effectExtent l="0" t="0" r="11430" b="26670"/>
                <wp:wrapNone/>
                <wp:docPr id="178702885" name="Rectangle 5"/>
                <wp:cNvGraphicFramePr/>
                <a:graphic xmlns:a="http://schemas.openxmlformats.org/drawingml/2006/main">
                  <a:graphicData uri="http://schemas.microsoft.com/office/word/2010/wordprocessingShape">
                    <wps:wsp>
                      <wps:cNvSpPr/>
                      <wps:spPr>
                        <a:xfrm>
                          <a:off x="0" y="0"/>
                          <a:ext cx="960120" cy="29718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B7243" id="Rectangle 5" o:spid="_x0000_s1026" style="position:absolute;margin-left:367.1pt;margin-top:52.9pt;width:75.6pt;height:23.4pt;z-index:25140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" filled="f" strokecolor="red" strokeweight="1.5pt">
                <v:stroke dashstyle="dash"/>
                <w10:wrap anchorx="margin"/>
              </v:rect>
            </w:pict>
          </mc:Fallback>
        </mc:AlternateContent>
      </w:r>
      <w:r w:rsidR="00864D89">
        <w:t xml:space="preserve"> </w:t>
      </w:r>
      <w:r w:rsidR="008878CF" w:rsidRPr="008878CF">
        <w:drawing>
          <wp:inline distT="0" distB="0" distL="0" distR="0" wp14:anchorId="75373BE6" wp14:editId="6301D047">
            <wp:extent cx="5420481" cy="1209844"/>
            <wp:effectExtent l="0" t="0" r="0" b="9525"/>
            <wp:docPr id="19616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85769" name="Picture 1" descr="A black screen with white text&#10;&#10;Description automatically generated"/>
                    <pic:cNvPicPr/>
                  </pic:nvPicPr>
                  <pic:blipFill>
                    <a:blip r:embed="rId66"/>
                    <a:stretch>
                      <a:fillRect/>
                    </a:stretch>
                  </pic:blipFill>
                  <pic:spPr>
                    <a:xfrm>
                      <a:off x="0" y="0"/>
                      <a:ext cx="5420481" cy="1209844"/>
                    </a:xfrm>
                    <a:prstGeom prst="rect">
                      <a:avLst/>
                    </a:prstGeom>
                  </pic:spPr>
                </pic:pic>
              </a:graphicData>
            </a:graphic>
          </wp:inline>
        </w:drawing>
      </w:r>
    </w:p>
    <w:p w14:paraId="0F3B2C34" w14:textId="77777777" w:rsidR="00B254C7" w:rsidRDefault="00864D89">
      <w:pPr>
        <w:numPr>
          <w:ilvl w:val="0"/>
          <w:numId w:val="11"/>
        </w:numPr>
        <w:ind w:left="706" w:right="12" w:hanging="360"/>
      </w:pPr>
      <w:r>
        <w:t xml:space="preserve">Repeat the </w:t>
      </w:r>
      <w:r>
        <w:rPr>
          <w:b/>
        </w:rPr>
        <w:t>netstat</w:t>
      </w:r>
      <w:r>
        <w:t xml:space="preserve"> command several times until you see only one session still ESTABLISHED. For which service is this connection still open? </w:t>
      </w:r>
    </w:p>
    <w:p w14:paraId="00709E23" w14:textId="0E52AF18" w:rsidR="00B109F7" w:rsidRDefault="00CE5342" w:rsidP="00B109F7">
      <w:pPr>
        <w:ind w:left="706" w:right="12" w:firstLine="0"/>
      </w:pPr>
      <w:r>
        <w:rPr>
          <w:noProof/>
        </w:rPr>
        <mc:AlternateContent>
          <mc:Choice Requires="wps">
            <w:drawing>
              <wp:anchor distT="0" distB="0" distL="114300" distR="114300" simplePos="0" relativeHeight="251426816" behindDoc="0" locked="0" layoutInCell="1" allowOverlap="1" wp14:anchorId="1513D276" wp14:editId="0CA85848">
                <wp:simplePos x="0" y="0"/>
                <wp:positionH relativeFrom="margin">
                  <wp:posOffset>2095500</wp:posOffset>
                </wp:positionH>
                <wp:positionV relativeFrom="paragraph">
                  <wp:posOffset>1508760</wp:posOffset>
                </wp:positionV>
                <wp:extent cx="1377950" cy="407035"/>
                <wp:effectExtent l="57150" t="0" r="12700" b="221615"/>
                <wp:wrapNone/>
                <wp:docPr id="1952853672" name="Speech Bubble: Rectangle 9"/>
                <wp:cNvGraphicFramePr/>
                <a:graphic xmlns:a="http://schemas.openxmlformats.org/drawingml/2006/main">
                  <a:graphicData uri="http://schemas.microsoft.com/office/word/2010/wordprocessingShape">
                    <wps:wsp>
                      <wps:cNvSpPr/>
                      <wps:spPr>
                        <a:xfrm>
                          <a:off x="0" y="0"/>
                          <a:ext cx="1377950" cy="407035"/>
                        </a:xfrm>
                        <a:prstGeom prst="wedgeRectCallout">
                          <a:avLst>
                            <a:gd name="adj1" fmla="val -50868"/>
                            <a:gd name="adj2" fmla="val 98212"/>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E99611" w14:textId="0AF6AA6A" w:rsidR="00CE5342" w:rsidRDefault="00640FF5" w:rsidP="00CE5342">
                            <w:pPr>
                              <w:ind w:left="0"/>
                              <w:jc w:val="center"/>
                            </w:pPr>
                            <w:r>
                              <w:t>Port 21: TCP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3D276" id="_x0000_s1106" type="#_x0000_t61" style="position:absolute;left:0;text-align:left;margin-left:165pt;margin-top:118.8pt;width:108.5pt;height:32.05pt;z-index:251426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" adj="-187,32014" fillcolor="white [3212]" strokecolor="red" strokeweight="1.5pt">
                <v:textbox>
                  <w:txbxContent>
                    <w:p w14:paraId="47E99611" w14:textId="0AF6AA6A" w:rsidR="00CE5342" w:rsidRDefault="00640FF5" w:rsidP="00CE5342">
                      <w:pPr>
                        <w:ind w:left="0"/>
                        <w:jc w:val="center"/>
                      </w:pPr>
                      <w:r>
                        <w:t>Port 21: TCP</w:t>
                      </w:r>
                    </w:p>
                  </w:txbxContent>
                </v:textbox>
                <w10:wrap anchorx="margin"/>
              </v:shape>
            </w:pict>
          </mc:Fallback>
        </mc:AlternateContent>
      </w:r>
      <w:r>
        <w:rPr>
          <w:noProof/>
        </w:rPr>
        <mc:AlternateContent>
          <mc:Choice Requires="wps">
            <w:drawing>
              <wp:anchor distT="0" distB="0" distL="114300" distR="114300" simplePos="0" relativeHeight="251425792" behindDoc="0" locked="0" layoutInCell="1" allowOverlap="1" wp14:anchorId="23F86434" wp14:editId="4C2B64E0">
                <wp:simplePos x="0" y="0"/>
                <wp:positionH relativeFrom="margin">
                  <wp:posOffset>1926590</wp:posOffset>
                </wp:positionH>
                <wp:positionV relativeFrom="paragraph">
                  <wp:posOffset>2148840</wp:posOffset>
                </wp:positionV>
                <wp:extent cx="266700" cy="251460"/>
                <wp:effectExtent l="0" t="0" r="19050" b="15240"/>
                <wp:wrapNone/>
                <wp:docPr id="600812624" name="Rectangle 5"/>
                <wp:cNvGraphicFramePr/>
                <a:graphic xmlns:a="http://schemas.openxmlformats.org/drawingml/2006/main">
                  <a:graphicData uri="http://schemas.microsoft.com/office/word/2010/wordprocessingShape">
                    <wps:wsp>
                      <wps:cNvSpPr/>
                      <wps:spPr>
                        <a:xfrm>
                          <a:off x="0" y="0"/>
                          <a:ext cx="266700" cy="25146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98498" id="Rectangle 5" o:spid="_x0000_s1026" style="position:absolute;margin-left:151.7pt;margin-top:169.2pt;width:21pt;height:19.8pt;z-index:25142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" filled="f" strokecolor="red" strokeweight="1.5pt">
                <v:stroke dashstyle="dash"/>
                <w10:wrap anchorx="margin"/>
              </v:rect>
            </w:pict>
          </mc:Fallback>
        </mc:AlternateContent>
      </w:r>
      <w:r w:rsidR="00B109F7" w:rsidRPr="00B109F7">
        <w:drawing>
          <wp:inline distT="0" distB="0" distL="0" distR="0" wp14:anchorId="1B458B67" wp14:editId="6B440DAE">
            <wp:extent cx="4491789" cy="2509647"/>
            <wp:effectExtent l="0" t="0" r="4445" b="5080"/>
            <wp:docPr id="40722171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21713" name="Picture 1" descr="A computer screen with white text&#10;&#10;Description automatically generated"/>
                    <pic:cNvPicPr/>
                  </pic:nvPicPr>
                  <pic:blipFill>
                    <a:blip r:embed="rId67"/>
                    <a:stretch>
                      <a:fillRect/>
                    </a:stretch>
                  </pic:blipFill>
                  <pic:spPr>
                    <a:xfrm>
                      <a:off x="0" y="0"/>
                      <a:ext cx="4498591" cy="2513447"/>
                    </a:xfrm>
                    <a:prstGeom prst="rect">
                      <a:avLst/>
                    </a:prstGeom>
                  </pic:spPr>
                </pic:pic>
              </a:graphicData>
            </a:graphic>
          </wp:inline>
        </w:drawing>
      </w:r>
    </w:p>
    <w:p w14:paraId="6C1B83BB" w14:textId="77777777" w:rsidR="00B254C7" w:rsidRDefault="00864D89">
      <w:pPr>
        <w:spacing w:after="103" w:line="259" w:lineRule="auto"/>
        <w:ind w:left="0" w:right="1658" w:firstLine="0"/>
        <w:jc w:val="right"/>
      </w:pPr>
      <w:r>
        <w:t xml:space="preserve">Why doesn’t this session close like the other three? (Hint: Check the minimized clients) </w:t>
      </w:r>
    </w:p>
    <w:p w14:paraId="769989A7" w14:textId="3138C3C5" w:rsidR="00B254C7" w:rsidRDefault="00CE5342">
      <w:pPr>
        <w:spacing w:after="268" w:line="259" w:lineRule="auto"/>
        <w:ind w:left="721" w:firstLine="0"/>
        <w:jc w:val="left"/>
      </w:pPr>
      <w:r>
        <w:rPr>
          <w:noProof/>
        </w:rPr>
        <w:lastRenderedPageBreak/>
        <mc:AlternateContent>
          <mc:Choice Requires="wps">
            <w:drawing>
              <wp:anchor distT="0" distB="0" distL="114300" distR="114300" simplePos="0" relativeHeight="251428864" behindDoc="0" locked="0" layoutInCell="1" allowOverlap="1" wp14:anchorId="69BB3641" wp14:editId="60BA4558">
                <wp:simplePos x="0" y="0"/>
                <wp:positionH relativeFrom="margin">
                  <wp:posOffset>1554480</wp:posOffset>
                </wp:positionH>
                <wp:positionV relativeFrom="paragraph">
                  <wp:posOffset>184785</wp:posOffset>
                </wp:positionV>
                <wp:extent cx="1377950" cy="407035"/>
                <wp:effectExtent l="38100" t="0" r="12700" b="316865"/>
                <wp:wrapNone/>
                <wp:docPr id="1207556296" name="Speech Bubble: Rectangle 9"/>
                <wp:cNvGraphicFramePr/>
                <a:graphic xmlns:a="http://schemas.openxmlformats.org/drawingml/2006/main">
                  <a:graphicData uri="http://schemas.microsoft.com/office/word/2010/wordprocessingShape">
                    <wps:wsp>
                      <wps:cNvSpPr/>
                      <wps:spPr>
                        <a:xfrm>
                          <a:off x="0" y="0"/>
                          <a:ext cx="1377950" cy="407035"/>
                        </a:xfrm>
                        <a:prstGeom prst="wedgeRectCallout">
                          <a:avLst>
                            <a:gd name="adj1" fmla="val -49946"/>
                            <a:gd name="adj2" fmla="val 120053"/>
                          </a:avLst>
                        </a:prstGeom>
                        <a:solidFill>
                          <a:schemeClr val="bg1"/>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BA99E7" w14:textId="5E588601" w:rsidR="00CE5342" w:rsidRDefault="00640FF5" w:rsidP="00CE5342">
                            <w:pPr>
                              <w:ind w:left="0"/>
                              <w:jc w:val="center"/>
                            </w:pPr>
                            <w:r>
                              <w:t>The server is waiting for the user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B3641" id="_x0000_s1107" type="#_x0000_t61" style="position:absolute;left:0;text-align:left;margin-left:122.4pt;margin-top:14.55pt;width:108.5pt;height:32.05pt;z-index:251428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" adj="12,36731" fillcolor="white [3212]" strokecolor="red" strokeweight="1.5pt">
                <v:textbox>
                  <w:txbxContent>
                    <w:p w14:paraId="3EBA99E7" w14:textId="5E588601" w:rsidR="00CE5342" w:rsidRDefault="00640FF5" w:rsidP="00CE5342">
                      <w:pPr>
                        <w:ind w:left="0"/>
                        <w:jc w:val="center"/>
                      </w:pPr>
                      <w:r>
                        <w:t>The server is waiting for the user input</w:t>
                      </w:r>
                    </w:p>
                  </w:txbxContent>
                </v:textbox>
                <w10:wrap anchorx="margin"/>
              </v:shape>
            </w:pict>
          </mc:Fallback>
        </mc:AlternateContent>
      </w:r>
      <w:r>
        <w:rPr>
          <w:noProof/>
        </w:rPr>
        <mc:AlternateContent>
          <mc:Choice Requires="wps">
            <w:drawing>
              <wp:anchor distT="0" distB="0" distL="114300" distR="114300" simplePos="0" relativeHeight="251427840" behindDoc="0" locked="0" layoutInCell="1" allowOverlap="1" wp14:anchorId="6C088CD8" wp14:editId="0C1716BB">
                <wp:simplePos x="0" y="0"/>
                <wp:positionH relativeFrom="margin">
                  <wp:posOffset>506730</wp:posOffset>
                </wp:positionH>
                <wp:positionV relativeFrom="paragraph">
                  <wp:posOffset>895985</wp:posOffset>
                </wp:positionV>
                <wp:extent cx="1809750" cy="251460"/>
                <wp:effectExtent l="0" t="0" r="19050" b="15240"/>
                <wp:wrapNone/>
                <wp:docPr id="938884928" name="Rectangle 5"/>
                <wp:cNvGraphicFramePr/>
                <a:graphic xmlns:a="http://schemas.openxmlformats.org/drawingml/2006/main">
                  <a:graphicData uri="http://schemas.microsoft.com/office/word/2010/wordprocessingShape">
                    <wps:wsp>
                      <wps:cNvSpPr/>
                      <wps:spPr>
                        <a:xfrm>
                          <a:off x="0" y="0"/>
                          <a:ext cx="1809750" cy="25146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29D96" id="Rectangle 5" o:spid="_x0000_s1026" style="position:absolute;margin-left:39.9pt;margin-top:70.55pt;width:142.5pt;height:19.8pt;z-index:25142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" filled="f" strokecolor="red" strokeweight="1.5pt">
                <v:stroke dashstyle="dash"/>
                <w10:wrap anchorx="margin"/>
              </v:rect>
            </w:pict>
          </mc:Fallback>
        </mc:AlternateContent>
      </w:r>
      <w:r w:rsidR="00864D89">
        <w:t xml:space="preserve"> </w:t>
      </w:r>
      <w:r w:rsidR="00B347CB" w:rsidRPr="00B347CB">
        <w:drawing>
          <wp:inline distT="0" distB="0" distL="0" distR="0" wp14:anchorId="20A0A0F7" wp14:editId="7BA62063">
            <wp:extent cx="3248478" cy="1200318"/>
            <wp:effectExtent l="0" t="0" r="0" b="0"/>
            <wp:docPr id="1328751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1909" name="Picture 1" descr="A screenshot of a computer&#10;&#10;Description automatically generated"/>
                    <pic:cNvPicPr/>
                  </pic:nvPicPr>
                  <pic:blipFill>
                    <a:blip r:embed="rId68"/>
                    <a:stretch>
                      <a:fillRect/>
                    </a:stretch>
                  </pic:blipFill>
                  <pic:spPr>
                    <a:xfrm>
                      <a:off x="0" y="0"/>
                      <a:ext cx="3248478" cy="1200318"/>
                    </a:xfrm>
                    <a:prstGeom prst="rect">
                      <a:avLst/>
                    </a:prstGeom>
                  </pic:spPr>
                </pic:pic>
              </a:graphicData>
            </a:graphic>
          </wp:inline>
        </w:drawing>
      </w:r>
    </w:p>
    <w:p w14:paraId="7B42BB15" w14:textId="77777777" w:rsidR="00B254C7" w:rsidRDefault="00864D89">
      <w:pPr>
        <w:pStyle w:val="Heading2"/>
        <w:ind w:left="-5"/>
      </w:pPr>
      <w:r>
        <w:t xml:space="preserve">Suggested Scoring Rubric </w:t>
      </w:r>
    </w:p>
    <w:tbl>
      <w:tblPr>
        <w:tblStyle w:val="TableGrid"/>
        <w:tblW w:w="6938" w:type="dxa"/>
        <w:tblInd w:w="1571" w:type="dxa"/>
        <w:tblCellMar>
          <w:top w:w="71" w:type="dxa"/>
          <w:left w:w="126" w:type="dxa"/>
          <w:bottom w:w="87" w:type="dxa"/>
          <w:right w:w="43" w:type="dxa"/>
        </w:tblCellMar>
        <w:tblLook w:val="04A0" w:firstRow="1" w:lastRow="0" w:firstColumn="1" w:lastColumn="0" w:noHBand="0" w:noVBand="1"/>
      </w:tblPr>
      <w:tblGrid>
        <w:gridCol w:w="2746"/>
        <w:gridCol w:w="1532"/>
        <w:gridCol w:w="1351"/>
        <w:gridCol w:w="1309"/>
      </w:tblGrid>
      <w:tr w:rsidR="00B254C7" w14:paraId="36BAF892" w14:textId="77777777">
        <w:trPr>
          <w:trHeight w:val="811"/>
        </w:trPr>
        <w:tc>
          <w:tcPr>
            <w:tcW w:w="2746" w:type="dxa"/>
            <w:tcBorders>
              <w:top w:val="single" w:sz="6" w:space="0" w:color="000000"/>
              <w:left w:val="single" w:sz="6" w:space="0" w:color="000000"/>
              <w:bottom w:val="single" w:sz="6" w:space="0" w:color="000000"/>
              <w:right w:val="single" w:sz="6" w:space="0" w:color="000000"/>
            </w:tcBorders>
            <w:shd w:val="clear" w:color="auto" w:fill="DBE5F1"/>
            <w:vAlign w:val="bottom"/>
          </w:tcPr>
          <w:p w14:paraId="4A1018BA" w14:textId="77777777" w:rsidR="00B254C7" w:rsidRDefault="00864D89">
            <w:pPr>
              <w:spacing w:after="0" w:line="259" w:lineRule="auto"/>
              <w:ind w:left="0" w:right="59" w:firstLine="0"/>
              <w:jc w:val="center"/>
            </w:pPr>
            <w:r>
              <w:rPr>
                <w:b/>
              </w:rPr>
              <w:t xml:space="preserve">Activity Section </w:t>
            </w:r>
          </w:p>
        </w:tc>
        <w:tc>
          <w:tcPr>
            <w:tcW w:w="153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6917A66" w14:textId="77777777" w:rsidR="00B254C7" w:rsidRDefault="00864D89">
            <w:pPr>
              <w:spacing w:after="28" w:line="259" w:lineRule="auto"/>
              <w:ind w:left="0" w:right="70" w:firstLine="0"/>
              <w:jc w:val="center"/>
            </w:pPr>
            <w:r>
              <w:rPr>
                <w:b/>
              </w:rPr>
              <w:t xml:space="preserve">Question </w:t>
            </w:r>
          </w:p>
          <w:p w14:paraId="76118B4B" w14:textId="77777777" w:rsidR="00B254C7" w:rsidRDefault="00864D89">
            <w:pPr>
              <w:spacing w:after="0" w:line="259" w:lineRule="auto"/>
              <w:ind w:left="0" w:right="56" w:firstLine="0"/>
              <w:jc w:val="center"/>
            </w:pPr>
            <w:r>
              <w:rPr>
                <w:b/>
              </w:rPr>
              <w:t xml:space="preserve">Location </w:t>
            </w:r>
          </w:p>
        </w:tc>
        <w:tc>
          <w:tcPr>
            <w:tcW w:w="135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A19C033" w14:textId="77777777" w:rsidR="00B254C7" w:rsidRDefault="00864D89">
            <w:pPr>
              <w:spacing w:after="0" w:line="259" w:lineRule="auto"/>
              <w:ind w:left="272" w:hanging="105"/>
              <w:jc w:val="left"/>
            </w:pPr>
            <w:r>
              <w:rPr>
                <w:b/>
              </w:rPr>
              <w:t xml:space="preserve">Possible Points </w:t>
            </w:r>
          </w:p>
        </w:tc>
        <w:tc>
          <w:tcPr>
            <w:tcW w:w="1309"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8EF130E" w14:textId="77777777" w:rsidR="00B254C7" w:rsidRDefault="00864D89">
            <w:pPr>
              <w:spacing w:after="0" w:line="259" w:lineRule="auto"/>
              <w:ind w:left="242" w:hanging="45"/>
              <w:jc w:val="left"/>
            </w:pPr>
            <w:r>
              <w:rPr>
                <w:b/>
              </w:rPr>
              <w:t xml:space="preserve">Earned Points </w:t>
            </w:r>
          </w:p>
        </w:tc>
      </w:tr>
      <w:tr w:rsidR="00B254C7" w14:paraId="0D6ADFA4" w14:textId="77777777">
        <w:trPr>
          <w:trHeight w:val="377"/>
        </w:trPr>
        <w:tc>
          <w:tcPr>
            <w:tcW w:w="2746" w:type="dxa"/>
            <w:vMerge w:val="restart"/>
            <w:tcBorders>
              <w:top w:val="single" w:sz="6" w:space="0" w:color="000000"/>
              <w:left w:val="single" w:sz="6" w:space="0" w:color="000000"/>
              <w:bottom w:val="single" w:sz="6" w:space="0" w:color="000000"/>
              <w:right w:val="single" w:sz="6" w:space="0" w:color="000000"/>
            </w:tcBorders>
          </w:tcPr>
          <w:p w14:paraId="3DDED5E0" w14:textId="77777777" w:rsidR="00B254C7" w:rsidRDefault="00864D89">
            <w:pPr>
              <w:spacing w:after="0" w:line="259" w:lineRule="auto"/>
              <w:ind w:left="0" w:firstLine="0"/>
              <w:jc w:val="left"/>
            </w:pPr>
            <w:r>
              <w:t xml:space="preserve">Part 2: Examine </w:t>
            </w:r>
          </w:p>
          <w:p w14:paraId="28BFCE3D" w14:textId="77777777" w:rsidR="00B254C7" w:rsidRDefault="00864D89">
            <w:pPr>
              <w:spacing w:after="0" w:line="259" w:lineRule="auto"/>
              <w:ind w:left="0" w:right="93" w:firstLine="0"/>
            </w:pPr>
            <w:r>
              <w:t xml:space="preserve">Functionality of the TCP and UDP Protocols </w:t>
            </w:r>
          </w:p>
        </w:tc>
        <w:tc>
          <w:tcPr>
            <w:tcW w:w="1532" w:type="dxa"/>
            <w:tcBorders>
              <w:top w:val="single" w:sz="6" w:space="0" w:color="000000"/>
              <w:left w:val="single" w:sz="6" w:space="0" w:color="000000"/>
              <w:bottom w:val="single" w:sz="6" w:space="0" w:color="000000"/>
              <w:right w:val="single" w:sz="6" w:space="0" w:color="000000"/>
            </w:tcBorders>
          </w:tcPr>
          <w:p w14:paraId="6157C829" w14:textId="77777777" w:rsidR="00B254C7" w:rsidRDefault="00864D89">
            <w:pPr>
              <w:spacing w:after="0" w:line="259" w:lineRule="auto"/>
              <w:ind w:left="0" w:right="65" w:firstLine="0"/>
              <w:jc w:val="center"/>
            </w:pPr>
            <w:r>
              <w:t xml:space="preserve">Step 1 </w:t>
            </w:r>
          </w:p>
        </w:tc>
        <w:tc>
          <w:tcPr>
            <w:tcW w:w="1351" w:type="dxa"/>
            <w:tcBorders>
              <w:top w:val="single" w:sz="6" w:space="0" w:color="000000"/>
              <w:left w:val="single" w:sz="6" w:space="0" w:color="000000"/>
              <w:bottom w:val="single" w:sz="6" w:space="0" w:color="000000"/>
              <w:right w:val="single" w:sz="6" w:space="0" w:color="000000"/>
            </w:tcBorders>
          </w:tcPr>
          <w:p w14:paraId="7FA6AA1A" w14:textId="77777777" w:rsidR="00B254C7" w:rsidRDefault="00864D89">
            <w:pPr>
              <w:spacing w:after="0" w:line="259" w:lineRule="auto"/>
              <w:ind w:left="0" w:right="63" w:firstLine="0"/>
              <w:jc w:val="center"/>
            </w:pPr>
            <w:r>
              <w:t xml:space="preserve">15 </w:t>
            </w:r>
          </w:p>
        </w:tc>
        <w:tc>
          <w:tcPr>
            <w:tcW w:w="1309" w:type="dxa"/>
            <w:tcBorders>
              <w:top w:val="single" w:sz="6" w:space="0" w:color="000000"/>
              <w:left w:val="single" w:sz="6" w:space="0" w:color="000000"/>
              <w:bottom w:val="single" w:sz="6" w:space="0" w:color="000000"/>
              <w:right w:val="single" w:sz="6" w:space="0" w:color="000000"/>
            </w:tcBorders>
          </w:tcPr>
          <w:p w14:paraId="37D8A626" w14:textId="77777777" w:rsidR="00B254C7" w:rsidRDefault="00864D89">
            <w:pPr>
              <w:spacing w:after="0" w:line="259" w:lineRule="auto"/>
              <w:ind w:left="0" w:firstLine="0"/>
              <w:jc w:val="center"/>
            </w:pPr>
            <w:r>
              <w:t xml:space="preserve"> </w:t>
            </w:r>
          </w:p>
        </w:tc>
      </w:tr>
      <w:tr w:rsidR="00B254C7" w14:paraId="34378746" w14:textId="77777777">
        <w:trPr>
          <w:trHeight w:val="391"/>
        </w:trPr>
        <w:tc>
          <w:tcPr>
            <w:tcW w:w="0" w:type="auto"/>
            <w:vMerge/>
            <w:tcBorders>
              <w:top w:val="nil"/>
              <w:left w:val="single" w:sz="6" w:space="0" w:color="000000"/>
              <w:bottom w:val="nil"/>
              <w:right w:val="single" w:sz="6" w:space="0" w:color="000000"/>
            </w:tcBorders>
          </w:tcPr>
          <w:p w14:paraId="58125644" w14:textId="77777777" w:rsidR="00B254C7" w:rsidRDefault="00B254C7">
            <w:pPr>
              <w:spacing w:after="160" w:line="259" w:lineRule="auto"/>
              <w:ind w:left="0" w:firstLine="0"/>
              <w:jc w:val="left"/>
            </w:pPr>
          </w:p>
        </w:tc>
        <w:tc>
          <w:tcPr>
            <w:tcW w:w="1532" w:type="dxa"/>
            <w:tcBorders>
              <w:top w:val="single" w:sz="6" w:space="0" w:color="000000"/>
              <w:left w:val="single" w:sz="6" w:space="0" w:color="000000"/>
              <w:bottom w:val="single" w:sz="6" w:space="0" w:color="000000"/>
              <w:right w:val="single" w:sz="6" w:space="0" w:color="000000"/>
            </w:tcBorders>
          </w:tcPr>
          <w:p w14:paraId="528457AD" w14:textId="77777777" w:rsidR="00B254C7" w:rsidRDefault="00864D89">
            <w:pPr>
              <w:spacing w:after="0" w:line="259" w:lineRule="auto"/>
              <w:ind w:left="0" w:right="65" w:firstLine="0"/>
              <w:jc w:val="center"/>
            </w:pPr>
            <w:r>
              <w:t xml:space="preserve">Step 2 </w:t>
            </w:r>
          </w:p>
        </w:tc>
        <w:tc>
          <w:tcPr>
            <w:tcW w:w="1351" w:type="dxa"/>
            <w:tcBorders>
              <w:top w:val="single" w:sz="6" w:space="0" w:color="000000"/>
              <w:left w:val="single" w:sz="6" w:space="0" w:color="000000"/>
              <w:bottom w:val="single" w:sz="6" w:space="0" w:color="000000"/>
              <w:right w:val="single" w:sz="6" w:space="0" w:color="000000"/>
            </w:tcBorders>
          </w:tcPr>
          <w:p w14:paraId="3A24740B" w14:textId="77777777" w:rsidR="00B254C7" w:rsidRDefault="00864D89">
            <w:pPr>
              <w:spacing w:after="0" w:line="259" w:lineRule="auto"/>
              <w:ind w:left="0" w:right="63" w:firstLine="0"/>
              <w:jc w:val="center"/>
            </w:pPr>
            <w:r>
              <w:t xml:space="preserve">15 </w:t>
            </w:r>
          </w:p>
        </w:tc>
        <w:tc>
          <w:tcPr>
            <w:tcW w:w="1309" w:type="dxa"/>
            <w:tcBorders>
              <w:top w:val="single" w:sz="6" w:space="0" w:color="000000"/>
              <w:left w:val="single" w:sz="6" w:space="0" w:color="000000"/>
              <w:bottom w:val="single" w:sz="6" w:space="0" w:color="000000"/>
              <w:right w:val="single" w:sz="6" w:space="0" w:color="000000"/>
            </w:tcBorders>
          </w:tcPr>
          <w:p w14:paraId="2384AEED" w14:textId="77777777" w:rsidR="00B254C7" w:rsidRDefault="00864D89">
            <w:pPr>
              <w:spacing w:after="0" w:line="259" w:lineRule="auto"/>
              <w:ind w:left="0" w:firstLine="0"/>
              <w:jc w:val="center"/>
            </w:pPr>
            <w:r>
              <w:t xml:space="preserve"> </w:t>
            </w:r>
          </w:p>
        </w:tc>
      </w:tr>
      <w:tr w:rsidR="00B254C7" w14:paraId="3711FF01" w14:textId="77777777">
        <w:trPr>
          <w:trHeight w:val="375"/>
        </w:trPr>
        <w:tc>
          <w:tcPr>
            <w:tcW w:w="0" w:type="auto"/>
            <w:vMerge/>
            <w:tcBorders>
              <w:top w:val="nil"/>
              <w:left w:val="single" w:sz="6" w:space="0" w:color="000000"/>
              <w:bottom w:val="nil"/>
              <w:right w:val="single" w:sz="6" w:space="0" w:color="000000"/>
            </w:tcBorders>
          </w:tcPr>
          <w:p w14:paraId="514D65B7" w14:textId="77777777" w:rsidR="00B254C7" w:rsidRDefault="00B254C7">
            <w:pPr>
              <w:spacing w:after="160" w:line="259" w:lineRule="auto"/>
              <w:ind w:left="0" w:firstLine="0"/>
              <w:jc w:val="left"/>
            </w:pPr>
          </w:p>
        </w:tc>
        <w:tc>
          <w:tcPr>
            <w:tcW w:w="1532" w:type="dxa"/>
            <w:tcBorders>
              <w:top w:val="single" w:sz="6" w:space="0" w:color="000000"/>
              <w:left w:val="single" w:sz="6" w:space="0" w:color="000000"/>
              <w:bottom w:val="single" w:sz="6" w:space="0" w:color="000000"/>
              <w:right w:val="single" w:sz="6" w:space="0" w:color="000000"/>
            </w:tcBorders>
          </w:tcPr>
          <w:p w14:paraId="2143FCCB" w14:textId="77777777" w:rsidR="00B254C7" w:rsidRDefault="00864D89">
            <w:pPr>
              <w:spacing w:after="0" w:line="259" w:lineRule="auto"/>
              <w:ind w:left="0" w:right="65" w:firstLine="0"/>
              <w:jc w:val="center"/>
            </w:pPr>
            <w:r>
              <w:t xml:space="preserve">Step 3 </w:t>
            </w:r>
          </w:p>
        </w:tc>
        <w:tc>
          <w:tcPr>
            <w:tcW w:w="1351" w:type="dxa"/>
            <w:tcBorders>
              <w:top w:val="single" w:sz="6" w:space="0" w:color="000000"/>
              <w:left w:val="single" w:sz="6" w:space="0" w:color="000000"/>
              <w:bottom w:val="single" w:sz="6" w:space="0" w:color="000000"/>
              <w:right w:val="single" w:sz="6" w:space="0" w:color="000000"/>
            </w:tcBorders>
          </w:tcPr>
          <w:p w14:paraId="4845AD05" w14:textId="77777777" w:rsidR="00B254C7" w:rsidRDefault="00864D89">
            <w:pPr>
              <w:spacing w:after="0" w:line="259" w:lineRule="auto"/>
              <w:ind w:left="0" w:right="63" w:firstLine="0"/>
              <w:jc w:val="center"/>
            </w:pPr>
            <w:r>
              <w:t xml:space="preserve">15 </w:t>
            </w:r>
          </w:p>
        </w:tc>
        <w:tc>
          <w:tcPr>
            <w:tcW w:w="1309" w:type="dxa"/>
            <w:tcBorders>
              <w:top w:val="single" w:sz="6" w:space="0" w:color="000000"/>
              <w:left w:val="single" w:sz="6" w:space="0" w:color="000000"/>
              <w:bottom w:val="single" w:sz="6" w:space="0" w:color="000000"/>
              <w:right w:val="single" w:sz="6" w:space="0" w:color="000000"/>
            </w:tcBorders>
          </w:tcPr>
          <w:p w14:paraId="340B7847" w14:textId="77777777" w:rsidR="00B254C7" w:rsidRDefault="00864D89">
            <w:pPr>
              <w:spacing w:after="0" w:line="259" w:lineRule="auto"/>
              <w:ind w:left="0" w:firstLine="0"/>
              <w:jc w:val="center"/>
            </w:pPr>
            <w:r>
              <w:t xml:space="preserve"> </w:t>
            </w:r>
          </w:p>
        </w:tc>
      </w:tr>
      <w:tr w:rsidR="00B254C7" w14:paraId="0E76063D" w14:textId="77777777">
        <w:trPr>
          <w:trHeight w:val="391"/>
        </w:trPr>
        <w:tc>
          <w:tcPr>
            <w:tcW w:w="0" w:type="auto"/>
            <w:vMerge/>
            <w:tcBorders>
              <w:top w:val="nil"/>
              <w:left w:val="single" w:sz="6" w:space="0" w:color="000000"/>
              <w:bottom w:val="nil"/>
              <w:right w:val="single" w:sz="6" w:space="0" w:color="000000"/>
            </w:tcBorders>
          </w:tcPr>
          <w:p w14:paraId="4870A094" w14:textId="77777777" w:rsidR="00B254C7" w:rsidRDefault="00B254C7">
            <w:pPr>
              <w:spacing w:after="160" w:line="259" w:lineRule="auto"/>
              <w:ind w:left="0" w:firstLine="0"/>
              <w:jc w:val="left"/>
            </w:pPr>
          </w:p>
        </w:tc>
        <w:tc>
          <w:tcPr>
            <w:tcW w:w="1532" w:type="dxa"/>
            <w:tcBorders>
              <w:top w:val="single" w:sz="6" w:space="0" w:color="000000"/>
              <w:left w:val="single" w:sz="6" w:space="0" w:color="000000"/>
              <w:bottom w:val="single" w:sz="6" w:space="0" w:color="000000"/>
              <w:right w:val="single" w:sz="6" w:space="0" w:color="000000"/>
            </w:tcBorders>
          </w:tcPr>
          <w:p w14:paraId="23CD3817" w14:textId="77777777" w:rsidR="00B254C7" w:rsidRDefault="00864D89">
            <w:pPr>
              <w:spacing w:after="0" w:line="259" w:lineRule="auto"/>
              <w:ind w:left="0" w:right="65" w:firstLine="0"/>
              <w:jc w:val="center"/>
            </w:pPr>
            <w:r>
              <w:t xml:space="preserve">Step 4 </w:t>
            </w:r>
          </w:p>
        </w:tc>
        <w:tc>
          <w:tcPr>
            <w:tcW w:w="1351" w:type="dxa"/>
            <w:tcBorders>
              <w:top w:val="single" w:sz="6" w:space="0" w:color="000000"/>
              <w:left w:val="single" w:sz="6" w:space="0" w:color="000000"/>
              <w:bottom w:val="single" w:sz="6" w:space="0" w:color="000000"/>
              <w:right w:val="single" w:sz="6" w:space="0" w:color="000000"/>
            </w:tcBorders>
          </w:tcPr>
          <w:p w14:paraId="12ED9A88" w14:textId="77777777" w:rsidR="00B254C7" w:rsidRDefault="00864D89">
            <w:pPr>
              <w:spacing w:after="0" w:line="259" w:lineRule="auto"/>
              <w:ind w:left="0" w:right="63" w:firstLine="0"/>
              <w:jc w:val="center"/>
            </w:pPr>
            <w:r>
              <w:t xml:space="preserve">15 </w:t>
            </w:r>
          </w:p>
        </w:tc>
        <w:tc>
          <w:tcPr>
            <w:tcW w:w="1309" w:type="dxa"/>
            <w:tcBorders>
              <w:top w:val="single" w:sz="6" w:space="0" w:color="000000"/>
              <w:left w:val="single" w:sz="6" w:space="0" w:color="000000"/>
              <w:bottom w:val="single" w:sz="6" w:space="0" w:color="000000"/>
              <w:right w:val="single" w:sz="6" w:space="0" w:color="000000"/>
            </w:tcBorders>
          </w:tcPr>
          <w:p w14:paraId="404E1485" w14:textId="77777777" w:rsidR="00B254C7" w:rsidRDefault="00864D89">
            <w:pPr>
              <w:spacing w:after="0" w:line="259" w:lineRule="auto"/>
              <w:ind w:left="0" w:firstLine="0"/>
              <w:jc w:val="center"/>
            </w:pPr>
            <w:r>
              <w:rPr>
                <w:b/>
              </w:rPr>
              <w:t xml:space="preserve"> </w:t>
            </w:r>
          </w:p>
        </w:tc>
      </w:tr>
      <w:tr w:rsidR="00B254C7" w14:paraId="0533F06E" w14:textId="77777777">
        <w:trPr>
          <w:trHeight w:val="375"/>
        </w:trPr>
        <w:tc>
          <w:tcPr>
            <w:tcW w:w="0" w:type="auto"/>
            <w:vMerge/>
            <w:tcBorders>
              <w:top w:val="nil"/>
              <w:left w:val="single" w:sz="6" w:space="0" w:color="000000"/>
              <w:bottom w:val="nil"/>
              <w:right w:val="single" w:sz="6" w:space="0" w:color="000000"/>
            </w:tcBorders>
          </w:tcPr>
          <w:p w14:paraId="60DA166B" w14:textId="77777777" w:rsidR="00B254C7" w:rsidRDefault="00B254C7">
            <w:pPr>
              <w:spacing w:after="160" w:line="259" w:lineRule="auto"/>
              <w:ind w:left="0" w:firstLine="0"/>
              <w:jc w:val="left"/>
            </w:pPr>
          </w:p>
        </w:tc>
        <w:tc>
          <w:tcPr>
            <w:tcW w:w="1532" w:type="dxa"/>
            <w:tcBorders>
              <w:top w:val="single" w:sz="6" w:space="0" w:color="000000"/>
              <w:left w:val="single" w:sz="6" w:space="0" w:color="000000"/>
              <w:bottom w:val="single" w:sz="6" w:space="0" w:color="000000"/>
              <w:right w:val="single" w:sz="6" w:space="0" w:color="000000"/>
            </w:tcBorders>
          </w:tcPr>
          <w:p w14:paraId="299AF2EB" w14:textId="77777777" w:rsidR="00B254C7" w:rsidRDefault="00864D89">
            <w:pPr>
              <w:spacing w:after="0" w:line="259" w:lineRule="auto"/>
              <w:ind w:left="0" w:right="65" w:firstLine="0"/>
              <w:jc w:val="center"/>
            </w:pPr>
            <w:r>
              <w:t xml:space="preserve">Step 5 </w:t>
            </w:r>
          </w:p>
        </w:tc>
        <w:tc>
          <w:tcPr>
            <w:tcW w:w="1351" w:type="dxa"/>
            <w:tcBorders>
              <w:top w:val="single" w:sz="6" w:space="0" w:color="000000"/>
              <w:left w:val="single" w:sz="6" w:space="0" w:color="000000"/>
              <w:bottom w:val="single" w:sz="6" w:space="0" w:color="000000"/>
              <w:right w:val="single" w:sz="6" w:space="0" w:color="000000"/>
            </w:tcBorders>
          </w:tcPr>
          <w:p w14:paraId="3865F85D" w14:textId="77777777" w:rsidR="00B254C7" w:rsidRDefault="00864D89">
            <w:pPr>
              <w:spacing w:after="0" w:line="259" w:lineRule="auto"/>
              <w:ind w:left="0" w:right="63" w:firstLine="0"/>
              <w:jc w:val="center"/>
            </w:pPr>
            <w:r>
              <w:t xml:space="preserve">15 </w:t>
            </w:r>
          </w:p>
        </w:tc>
        <w:tc>
          <w:tcPr>
            <w:tcW w:w="1309" w:type="dxa"/>
            <w:tcBorders>
              <w:top w:val="single" w:sz="6" w:space="0" w:color="000000"/>
              <w:left w:val="single" w:sz="6" w:space="0" w:color="000000"/>
              <w:bottom w:val="single" w:sz="6" w:space="0" w:color="000000"/>
              <w:right w:val="single" w:sz="6" w:space="0" w:color="000000"/>
            </w:tcBorders>
          </w:tcPr>
          <w:p w14:paraId="3AF5DD34" w14:textId="77777777" w:rsidR="00B254C7" w:rsidRDefault="00864D89">
            <w:pPr>
              <w:spacing w:after="0" w:line="259" w:lineRule="auto"/>
              <w:ind w:left="0" w:firstLine="0"/>
              <w:jc w:val="center"/>
            </w:pPr>
            <w:r>
              <w:rPr>
                <w:b/>
              </w:rPr>
              <w:t xml:space="preserve"> </w:t>
            </w:r>
          </w:p>
        </w:tc>
      </w:tr>
      <w:tr w:rsidR="00B254C7" w14:paraId="0F7FC7C3" w14:textId="77777777">
        <w:trPr>
          <w:trHeight w:val="390"/>
        </w:trPr>
        <w:tc>
          <w:tcPr>
            <w:tcW w:w="0" w:type="auto"/>
            <w:vMerge/>
            <w:tcBorders>
              <w:top w:val="nil"/>
              <w:left w:val="single" w:sz="6" w:space="0" w:color="000000"/>
              <w:bottom w:val="single" w:sz="6" w:space="0" w:color="000000"/>
              <w:right w:val="single" w:sz="6" w:space="0" w:color="000000"/>
            </w:tcBorders>
          </w:tcPr>
          <w:p w14:paraId="349B6BF3" w14:textId="77777777" w:rsidR="00B254C7" w:rsidRDefault="00B254C7">
            <w:pPr>
              <w:spacing w:after="160" w:line="259" w:lineRule="auto"/>
              <w:ind w:left="0" w:firstLine="0"/>
              <w:jc w:val="left"/>
            </w:pPr>
          </w:p>
        </w:tc>
        <w:tc>
          <w:tcPr>
            <w:tcW w:w="1532" w:type="dxa"/>
            <w:tcBorders>
              <w:top w:val="single" w:sz="6" w:space="0" w:color="000000"/>
              <w:left w:val="single" w:sz="6" w:space="0" w:color="000000"/>
              <w:bottom w:val="single" w:sz="6" w:space="0" w:color="000000"/>
              <w:right w:val="single" w:sz="6" w:space="0" w:color="000000"/>
            </w:tcBorders>
          </w:tcPr>
          <w:p w14:paraId="498927C3" w14:textId="77777777" w:rsidR="00B254C7" w:rsidRDefault="00864D89">
            <w:pPr>
              <w:spacing w:after="0" w:line="259" w:lineRule="auto"/>
              <w:ind w:left="0" w:right="65" w:firstLine="0"/>
              <w:jc w:val="center"/>
            </w:pPr>
            <w:r>
              <w:t xml:space="preserve">Step 6 </w:t>
            </w:r>
          </w:p>
        </w:tc>
        <w:tc>
          <w:tcPr>
            <w:tcW w:w="1351" w:type="dxa"/>
            <w:tcBorders>
              <w:top w:val="single" w:sz="6" w:space="0" w:color="000000"/>
              <w:left w:val="single" w:sz="6" w:space="0" w:color="000000"/>
              <w:bottom w:val="single" w:sz="6" w:space="0" w:color="000000"/>
              <w:right w:val="single" w:sz="6" w:space="0" w:color="000000"/>
            </w:tcBorders>
          </w:tcPr>
          <w:p w14:paraId="2DC73F8E" w14:textId="77777777" w:rsidR="00B254C7" w:rsidRDefault="00864D89">
            <w:pPr>
              <w:spacing w:after="0" w:line="259" w:lineRule="auto"/>
              <w:ind w:left="0" w:right="63" w:firstLine="0"/>
              <w:jc w:val="center"/>
            </w:pPr>
            <w:r>
              <w:t xml:space="preserve">25 </w:t>
            </w:r>
          </w:p>
        </w:tc>
        <w:tc>
          <w:tcPr>
            <w:tcW w:w="1309" w:type="dxa"/>
            <w:tcBorders>
              <w:top w:val="single" w:sz="6" w:space="0" w:color="000000"/>
              <w:left w:val="single" w:sz="6" w:space="0" w:color="000000"/>
              <w:bottom w:val="single" w:sz="6" w:space="0" w:color="000000"/>
              <w:right w:val="single" w:sz="6" w:space="0" w:color="000000"/>
            </w:tcBorders>
          </w:tcPr>
          <w:p w14:paraId="4FDDEAA6" w14:textId="77777777" w:rsidR="00B254C7" w:rsidRDefault="00864D89">
            <w:pPr>
              <w:spacing w:after="0" w:line="259" w:lineRule="auto"/>
              <w:ind w:left="0" w:firstLine="0"/>
              <w:jc w:val="center"/>
            </w:pPr>
            <w:r>
              <w:rPr>
                <w:b/>
              </w:rPr>
              <w:t xml:space="preserve"> </w:t>
            </w:r>
          </w:p>
        </w:tc>
      </w:tr>
      <w:tr w:rsidR="00B254C7" w14:paraId="20D8D1C2" w14:textId="77777777">
        <w:trPr>
          <w:trHeight w:val="376"/>
        </w:trPr>
        <w:tc>
          <w:tcPr>
            <w:tcW w:w="2746" w:type="dxa"/>
            <w:tcBorders>
              <w:top w:val="single" w:sz="6" w:space="0" w:color="000000"/>
              <w:left w:val="single" w:sz="6" w:space="0" w:color="000000"/>
              <w:bottom w:val="single" w:sz="6" w:space="0" w:color="000000"/>
              <w:right w:val="nil"/>
            </w:tcBorders>
          </w:tcPr>
          <w:p w14:paraId="341F3512" w14:textId="77777777" w:rsidR="00B254C7" w:rsidRDefault="00B254C7">
            <w:pPr>
              <w:spacing w:after="160" w:line="259" w:lineRule="auto"/>
              <w:ind w:left="0" w:firstLine="0"/>
              <w:jc w:val="left"/>
            </w:pPr>
          </w:p>
        </w:tc>
        <w:tc>
          <w:tcPr>
            <w:tcW w:w="1532" w:type="dxa"/>
            <w:tcBorders>
              <w:top w:val="single" w:sz="6" w:space="0" w:color="000000"/>
              <w:left w:val="nil"/>
              <w:bottom w:val="single" w:sz="6" w:space="0" w:color="000000"/>
              <w:right w:val="single" w:sz="6" w:space="0" w:color="000000"/>
            </w:tcBorders>
          </w:tcPr>
          <w:p w14:paraId="2C43B3FB" w14:textId="77777777" w:rsidR="00B254C7" w:rsidRDefault="00864D89">
            <w:pPr>
              <w:spacing w:after="0" w:line="259" w:lineRule="auto"/>
              <w:ind w:left="0" w:right="67" w:firstLine="0"/>
              <w:jc w:val="right"/>
            </w:pPr>
            <w:r>
              <w:rPr>
                <w:b/>
              </w:rPr>
              <w:t xml:space="preserve">Total Score </w:t>
            </w:r>
          </w:p>
        </w:tc>
        <w:tc>
          <w:tcPr>
            <w:tcW w:w="1351" w:type="dxa"/>
            <w:tcBorders>
              <w:top w:val="single" w:sz="6" w:space="0" w:color="000000"/>
              <w:left w:val="single" w:sz="6" w:space="0" w:color="000000"/>
              <w:bottom w:val="single" w:sz="6" w:space="0" w:color="000000"/>
              <w:right w:val="single" w:sz="6" w:space="0" w:color="000000"/>
            </w:tcBorders>
          </w:tcPr>
          <w:p w14:paraId="3C5C5FC1" w14:textId="77777777" w:rsidR="00B254C7" w:rsidRDefault="00864D89">
            <w:pPr>
              <w:spacing w:after="0" w:line="259" w:lineRule="auto"/>
              <w:ind w:left="0" w:right="49" w:firstLine="0"/>
              <w:jc w:val="center"/>
            </w:pPr>
            <w:r>
              <w:rPr>
                <w:b/>
              </w:rPr>
              <w:t xml:space="preserve">100 </w:t>
            </w:r>
          </w:p>
        </w:tc>
        <w:tc>
          <w:tcPr>
            <w:tcW w:w="1309" w:type="dxa"/>
            <w:tcBorders>
              <w:top w:val="single" w:sz="6" w:space="0" w:color="000000"/>
              <w:left w:val="single" w:sz="6" w:space="0" w:color="000000"/>
              <w:bottom w:val="single" w:sz="6" w:space="0" w:color="000000"/>
              <w:right w:val="single" w:sz="6" w:space="0" w:color="000000"/>
            </w:tcBorders>
          </w:tcPr>
          <w:p w14:paraId="3ED23219" w14:textId="77777777" w:rsidR="00B254C7" w:rsidRDefault="00864D89">
            <w:pPr>
              <w:spacing w:after="0" w:line="259" w:lineRule="auto"/>
              <w:ind w:left="0" w:firstLine="0"/>
              <w:jc w:val="center"/>
            </w:pPr>
            <w:r>
              <w:rPr>
                <w:b/>
              </w:rPr>
              <w:t xml:space="preserve"> </w:t>
            </w:r>
          </w:p>
        </w:tc>
      </w:tr>
    </w:tbl>
    <w:p w14:paraId="38F3CFCD" w14:textId="77777777" w:rsidR="00B254C7" w:rsidRDefault="00864D89">
      <w:pPr>
        <w:spacing w:after="0" w:line="259" w:lineRule="auto"/>
        <w:ind w:left="0" w:firstLine="0"/>
        <w:jc w:val="left"/>
      </w:pPr>
      <w:r>
        <w:t xml:space="preserve"> </w:t>
      </w:r>
    </w:p>
    <w:sectPr w:rsidR="00B254C7">
      <w:headerReference w:type="even" r:id="rId69"/>
      <w:headerReference w:type="default" r:id="rId70"/>
      <w:footerReference w:type="even" r:id="rId71"/>
      <w:footerReference w:type="default" r:id="rId72"/>
      <w:headerReference w:type="first" r:id="rId73"/>
      <w:footerReference w:type="first" r:id="rId74"/>
      <w:pgSz w:w="12240" w:h="15840"/>
      <w:pgMar w:top="1418" w:right="1094" w:bottom="1476" w:left="1082" w:header="720" w:footer="71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CAB7BA" w14:textId="77777777" w:rsidR="0046724D" w:rsidRDefault="0046724D">
      <w:pPr>
        <w:spacing w:after="0" w:line="240" w:lineRule="auto"/>
      </w:pPr>
      <w:r>
        <w:separator/>
      </w:r>
    </w:p>
  </w:endnote>
  <w:endnote w:type="continuationSeparator" w:id="0">
    <w:p w14:paraId="5FC18DDD" w14:textId="77777777" w:rsidR="0046724D" w:rsidRDefault="0046724D">
      <w:pPr>
        <w:spacing w:after="0" w:line="240" w:lineRule="auto"/>
      </w:pPr>
      <w:r>
        <w:continuationSeparator/>
      </w:r>
    </w:p>
  </w:endnote>
  <w:endnote w:type="continuationNotice" w:id="1">
    <w:p w14:paraId="155D6206" w14:textId="77777777" w:rsidR="0046724D" w:rsidRDefault="004672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C4A32" w14:textId="77777777" w:rsidR="00B254C7" w:rsidRDefault="00864D89">
    <w:pPr>
      <w:tabs>
        <w:tab w:val="right" w:pos="10065"/>
      </w:tabs>
      <w:spacing w:after="0" w:line="259" w:lineRule="auto"/>
      <w:ind w:left="0" w:right="-29" w:firstLine="0"/>
      <w:jc w:val="left"/>
    </w:pPr>
    <w:r>
      <w:rPr>
        <w:sz w:val="17"/>
      </w:rPr>
      <w:t xml:space="preserve">© 2015 Cisco and/or its affiliates. All rights reserved. This document is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6</w:t>
      </w:r>
    </w:fldSimple>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B9F30" w14:textId="77777777" w:rsidR="00B254C7" w:rsidRDefault="00864D89">
    <w:pPr>
      <w:tabs>
        <w:tab w:val="right" w:pos="10065"/>
      </w:tabs>
      <w:spacing w:after="0" w:line="259" w:lineRule="auto"/>
      <w:ind w:left="0" w:right="-29" w:firstLine="0"/>
      <w:jc w:val="left"/>
    </w:pPr>
    <w:r>
      <w:rPr>
        <w:sz w:val="17"/>
      </w:rPr>
      <w:t xml:space="preserve">© 2015 Cisco and/or its affiliates. All rights reserved. This document is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6</w:t>
      </w:r>
    </w:fldSimple>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5F961" w14:textId="77777777" w:rsidR="00B254C7" w:rsidRDefault="00864D89">
    <w:pPr>
      <w:tabs>
        <w:tab w:val="right" w:pos="10065"/>
      </w:tabs>
      <w:spacing w:after="0" w:line="259" w:lineRule="auto"/>
      <w:ind w:left="0" w:right="-29" w:firstLine="0"/>
      <w:jc w:val="left"/>
    </w:pPr>
    <w:r>
      <w:rPr>
        <w:sz w:val="17"/>
      </w:rPr>
      <w:t xml:space="preserve">© 2015 Cisco and/or its affiliates. All rights reserved. This document is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6</w:t>
      </w:r>
    </w:fldSimple>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74683C" w14:textId="77777777" w:rsidR="0046724D" w:rsidRDefault="0046724D">
      <w:pPr>
        <w:spacing w:after="0" w:line="240" w:lineRule="auto"/>
      </w:pPr>
      <w:r>
        <w:separator/>
      </w:r>
    </w:p>
  </w:footnote>
  <w:footnote w:type="continuationSeparator" w:id="0">
    <w:p w14:paraId="0B64D144" w14:textId="77777777" w:rsidR="0046724D" w:rsidRDefault="0046724D">
      <w:pPr>
        <w:spacing w:after="0" w:line="240" w:lineRule="auto"/>
      </w:pPr>
      <w:r>
        <w:continuationSeparator/>
      </w:r>
    </w:p>
  </w:footnote>
  <w:footnote w:type="continuationNotice" w:id="1">
    <w:p w14:paraId="25617E07" w14:textId="77777777" w:rsidR="0046724D" w:rsidRDefault="004672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4DB78" w14:textId="77777777" w:rsidR="00B254C7" w:rsidRDefault="00864D8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C0E7E3" wp14:editId="708CCB8D">
              <wp:simplePos x="0" y="0"/>
              <wp:positionH relativeFrom="page">
                <wp:posOffset>667703</wp:posOffset>
              </wp:positionH>
              <wp:positionV relativeFrom="page">
                <wp:posOffset>676910</wp:posOffset>
              </wp:positionV>
              <wp:extent cx="6446901" cy="28575"/>
              <wp:effectExtent l="0" t="0" r="0" b="0"/>
              <wp:wrapSquare wrapText="bothSides"/>
              <wp:docPr id="7148" name="Group 7148"/>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7532" name="Shape 7532"/>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D916A2" id="Group 7148" o:spid="_x0000_s1026" style="position:absolute;margin-left:52.6pt;margin-top:53.3pt;width:507.65pt;height:2.25pt;z-index:251658240;mso-position-horizontal-relative:page;mso-position-vertical-relative:page" coordsize="6446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">
              <v:shape id="Shape 7532" o:spid="_x0000_s1027" style="position:absolute;width:64469;height:285;visibility:visible;mso-wrap-style:square;v-text-anchor:top" coordsize="6446901,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" path="m,l6446901,r,28575l,28575,,e" fillcolor="black" stroked="f" strokeweight="0">
                <v:stroke miterlimit="83231f" joinstyle="miter"/>
                <v:path arrowok="t" textboxrect="0,0,6446901,28575"/>
              </v:shape>
              <w10:wrap type="square" anchorx="page" anchory="page"/>
            </v:group>
          </w:pict>
        </mc:Fallback>
      </mc:AlternateContent>
    </w:r>
    <w:r>
      <w:rPr>
        <w:b/>
      </w:rPr>
      <w:t xml:space="preserve">Packet Tracer Simulation - TCP and UDP Communications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69D85" w14:textId="77777777" w:rsidR="00B254C7" w:rsidRDefault="00864D8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6469C320" wp14:editId="486F99D6">
              <wp:simplePos x="0" y="0"/>
              <wp:positionH relativeFrom="page">
                <wp:posOffset>667703</wp:posOffset>
              </wp:positionH>
              <wp:positionV relativeFrom="page">
                <wp:posOffset>676910</wp:posOffset>
              </wp:positionV>
              <wp:extent cx="6446901" cy="28575"/>
              <wp:effectExtent l="0" t="0" r="0" b="0"/>
              <wp:wrapSquare wrapText="bothSides"/>
              <wp:docPr id="7128" name="Group 7128"/>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7530" name="Shape 7530"/>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16D0BD" id="Group 7128" o:spid="_x0000_s1026" style="position:absolute;margin-left:52.6pt;margin-top:53.3pt;width:507.65pt;height:2.25pt;z-index:251658241;mso-position-horizontal-relative:page;mso-position-vertical-relative:page" coordsize="6446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">
              <v:shape id="Shape 7530" o:spid="_x0000_s1027" style="position:absolute;width:64469;height:285;visibility:visible;mso-wrap-style:square;v-text-anchor:top" coordsize="6446901,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" path="m,l6446901,r,28575l,28575,,e" fillcolor="black" stroked="f" strokeweight="0">
                <v:stroke miterlimit="83231f" joinstyle="miter"/>
                <v:path arrowok="t" textboxrect="0,0,6446901,28575"/>
              </v:shape>
              <w10:wrap type="square" anchorx="page" anchory="page"/>
            </v:group>
          </w:pict>
        </mc:Fallback>
      </mc:AlternateContent>
    </w:r>
    <w:r>
      <w:rPr>
        <w:b/>
      </w:rPr>
      <w:t xml:space="preserve">Packet Tracer Simulation - TCP and UDP Communications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06248" w14:textId="77777777" w:rsidR="00B254C7" w:rsidRDefault="00B254C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51A2B"/>
    <w:multiLevelType w:val="hybridMultilevel"/>
    <w:tmpl w:val="550406D2"/>
    <w:lvl w:ilvl="0" w:tplc="06CC36E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3C3C34">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A81C1A">
      <w:start w:val="1"/>
      <w:numFmt w:val="lowerRoman"/>
      <w:lvlText w:val="%3"/>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0A4620">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3A912E">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D4D854">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02B11E">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8ADE2C">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C8D798">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0E4B4E"/>
    <w:multiLevelType w:val="hybridMultilevel"/>
    <w:tmpl w:val="6ECE4D74"/>
    <w:lvl w:ilvl="0" w:tplc="DDAE1072">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66639A">
      <w:start w:val="1"/>
      <w:numFmt w:val="lowerLetter"/>
      <w:lvlText w:val="%2"/>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6C1856">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5A6534">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B61A46">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4E8052">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34E4FC">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804D5A">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406CC0">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C3102A"/>
    <w:multiLevelType w:val="hybridMultilevel"/>
    <w:tmpl w:val="A46A13DC"/>
    <w:lvl w:ilvl="0" w:tplc="56BCF71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AC07FE">
      <w:start w:val="1"/>
      <w:numFmt w:val="lowerLetter"/>
      <w:lvlText w:val="%2"/>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A279E6">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B4924A">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7AD9C0">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205B1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7E1EBC">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1EDFC4">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4877A8">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C741F3"/>
    <w:multiLevelType w:val="hybridMultilevel"/>
    <w:tmpl w:val="A286921A"/>
    <w:lvl w:ilvl="0" w:tplc="94621E16">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74723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08F6D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84B0E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221A3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1EBAC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3EC98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22B8E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AC4A7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4851DE"/>
    <w:multiLevelType w:val="hybridMultilevel"/>
    <w:tmpl w:val="E276575C"/>
    <w:lvl w:ilvl="0" w:tplc="C9CA07D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265C52">
      <w:start w:val="1"/>
      <w:numFmt w:val="lowerLetter"/>
      <w:lvlText w:val="%2"/>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0ED048">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E8AEDA">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F84558">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4486B8">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C21F2A">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385EE6">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525B66">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7537A50"/>
    <w:multiLevelType w:val="hybridMultilevel"/>
    <w:tmpl w:val="2C8678B6"/>
    <w:lvl w:ilvl="0" w:tplc="3DB6D2B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AC0262">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8A7FAE">
      <w:start w:val="1"/>
      <w:numFmt w:val="lowerRoman"/>
      <w:lvlText w:val="%3"/>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52D8F6">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4A4EBA">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10FC7A">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02F814">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4E7318">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083608">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C802010"/>
    <w:multiLevelType w:val="hybridMultilevel"/>
    <w:tmpl w:val="87400788"/>
    <w:lvl w:ilvl="0" w:tplc="5F6E7E7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E575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0CC1C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EE2480">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2ABAA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808724">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0ED890">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C0A93E">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483B78">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0800E4F"/>
    <w:multiLevelType w:val="hybridMultilevel"/>
    <w:tmpl w:val="366C2F06"/>
    <w:lvl w:ilvl="0" w:tplc="79CC0D7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186096">
      <w:start w:val="1"/>
      <w:numFmt w:val="lowerLetter"/>
      <w:lvlText w:val="%2"/>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F05C9C">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28847E">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24D6A8">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96EB74">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C0E02E">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6D9D6">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3280C6">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A000A1D"/>
    <w:multiLevelType w:val="hybridMultilevel"/>
    <w:tmpl w:val="70781EB2"/>
    <w:lvl w:ilvl="0" w:tplc="0526007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C2C3B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587C12">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362D4A">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66FFE4">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AA543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3A75B2">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F4929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4EC7FC">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1791ECD"/>
    <w:multiLevelType w:val="hybridMultilevel"/>
    <w:tmpl w:val="BDAA9E9E"/>
    <w:lvl w:ilvl="0" w:tplc="AE2C424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501174">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3889E4">
      <w:start w:val="1"/>
      <w:numFmt w:val="lowerRoman"/>
      <w:lvlText w:val="%3"/>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AEAF50">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AE401E">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8ADE56">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AC0B40">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D411A4">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2425A6">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4F43361"/>
    <w:multiLevelType w:val="hybridMultilevel"/>
    <w:tmpl w:val="BA12EE10"/>
    <w:lvl w:ilvl="0" w:tplc="8BF6F35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0E2410">
      <w:start w:val="1"/>
      <w:numFmt w:val="lowerLetter"/>
      <w:lvlText w:val="%2"/>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1866E8">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422A0C">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14B53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C486E2">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8446B0">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4E26D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BEA3AC">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24345765">
    <w:abstractNumId w:val="1"/>
  </w:num>
  <w:num w:numId="2" w16cid:durableId="714424244">
    <w:abstractNumId w:val="6"/>
  </w:num>
  <w:num w:numId="3" w16cid:durableId="1661736159">
    <w:abstractNumId w:val="8"/>
  </w:num>
  <w:num w:numId="4" w16cid:durableId="1196965422">
    <w:abstractNumId w:val="4"/>
  </w:num>
  <w:num w:numId="5" w16cid:durableId="1126777334">
    <w:abstractNumId w:val="5"/>
  </w:num>
  <w:num w:numId="6" w16cid:durableId="1067458132">
    <w:abstractNumId w:val="3"/>
  </w:num>
  <w:num w:numId="7" w16cid:durableId="204874994">
    <w:abstractNumId w:val="9"/>
  </w:num>
  <w:num w:numId="8" w16cid:durableId="490486424">
    <w:abstractNumId w:val="2"/>
  </w:num>
  <w:num w:numId="9" w16cid:durableId="1213885360">
    <w:abstractNumId w:val="7"/>
  </w:num>
  <w:num w:numId="10" w16cid:durableId="1024137616">
    <w:abstractNumId w:val="10"/>
  </w:num>
  <w:num w:numId="11" w16cid:durableId="693514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AU YING JIA">
    <w15:presenceInfo w15:providerId="AD" w15:userId="S::chau@live.utm.my::01b54ed8-3406-455f-977f-8e8319663d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4C7"/>
    <w:rsid w:val="00001729"/>
    <w:rsid w:val="000034C5"/>
    <w:rsid w:val="00007F3B"/>
    <w:rsid w:val="000122EA"/>
    <w:rsid w:val="000141A2"/>
    <w:rsid w:val="00022E89"/>
    <w:rsid w:val="00033A69"/>
    <w:rsid w:val="000363CF"/>
    <w:rsid w:val="0003719F"/>
    <w:rsid w:val="00047C67"/>
    <w:rsid w:val="000503F3"/>
    <w:rsid w:val="00052952"/>
    <w:rsid w:val="000616F5"/>
    <w:rsid w:val="0006504B"/>
    <w:rsid w:val="000757CB"/>
    <w:rsid w:val="000764E1"/>
    <w:rsid w:val="0008325A"/>
    <w:rsid w:val="00084364"/>
    <w:rsid w:val="000850A5"/>
    <w:rsid w:val="00086714"/>
    <w:rsid w:val="00090569"/>
    <w:rsid w:val="00093597"/>
    <w:rsid w:val="00097EBC"/>
    <w:rsid w:val="000A22D1"/>
    <w:rsid w:val="000A5DC5"/>
    <w:rsid w:val="000B093B"/>
    <w:rsid w:val="000B12E3"/>
    <w:rsid w:val="000C090F"/>
    <w:rsid w:val="000C5432"/>
    <w:rsid w:val="000C578A"/>
    <w:rsid w:val="000D7029"/>
    <w:rsid w:val="000E42FE"/>
    <w:rsid w:val="000E4C56"/>
    <w:rsid w:val="000F6D7D"/>
    <w:rsid w:val="000F6E12"/>
    <w:rsid w:val="000F7C14"/>
    <w:rsid w:val="00100A17"/>
    <w:rsid w:val="00105DB3"/>
    <w:rsid w:val="0010788B"/>
    <w:rsid w:val="00110A98"/>
    <w:rsid w:val="00115A9A"/>
    <w:rsid w:val="00132077"/>
    <w:rsid w:val="00133FDD"/>
    <w:rsid w:val="0014138E"/>
    <w:rsid w:val="001419FC"/>
    <w:rsid w:val="00146121"/>
    <w:rsid w:val="0015163E"/>
    <w:rsid w:val="001527B0"/>
    <w:rsid w:val="00162945"/>
    <w:rsid w:val="00165074"/>
    <w:rsid w:val="00172C2E"/>
    <w:rsid w:val="00177332"/>
    <w:rsid w:val="001777E7"/>
    <w:rsid w:val="00181223"/>
    <w:rsid w:val="00184867"/>
    <w:rsid w:val="00194DAD"/>
    <w:rsid w:val="0019649E"/>
    <w:rsid w:val="00197121"/>
    <w:rsid w:val="001A62A2"/>
    <w:rsid w:val="001B25C2"/>
    <w:rsid w:val="001B4C00"/>
    <w:rsid w:val="001B736C"/>
    <w:rsid w:val="001C028A"/>
    <w:rsid w:val="001C29AB"/>
    <w:rsid w:val="001C5157"/>
    <w:rsid w:val="001C5C31"/>
    <w:rsid w:val="001D1529"/>
    <w:rsid w:val="001D1EA9"/>
    <w:rsid w:val="001D481E"/>
    <w:rsid w:val="001E0701"/>
    <w:rsid w:val="001E53AB"/>
    <w:rsid w:val="001E59BE"/>
    <w:rsid w:val="001E5C0D"/>
    <w:rsid w:val="001F0486"/>
    <w:rsid w:val="001F1D36"/>
    <w:rsid w:val="001F2012"/>
    <w:rsid w:val="00205647"/>
    <w:rsid w:val="00212D17"/>
    <w:rsid w:val="002159F6"/>
    <w:rsid w:val="00216FE2"/>
    <w:rsid w:val="002215CA"/>
    <w:rsid w:val="00222081"/>
    <w:rsid w:val="002238D9"/>
    <w:rsid w:val="00224CC9"/>
    <w:rsid w:val="00232540"/>
    <w:rsid w:val="00232FAC"/>
    <w:rsid w:val="002340A8"/>
    <w:rsid w:val="00235436"/>
    <w:rsid w:val="0023727B"/>
    <w:rsid w:val="002406AA"/>
    <w:rsid w:val="0024074C"/>
    <w:rsid w:val="0024234B"/>
    <w:rsid w:val="002503EA"/>
    <w:rsid w:val="00253483"/>
    <w:rsid w:val="00254265"/>
    <w:rsid w:val="00254908"/>
    <w:rsid w:val="00255172"/>
    <w:rsid w:val="00257B0B"/>
    <w:rsid w:val="0026530A"/>
    <w:rsid w:val="002668ED"/>
    <w:rsid w:val="00267615"/>
    <w:rsid w:val="0027214C"/>
    <w:rsid w:val="002727D6"/>
    <w:rsid w:val="00274FDD"/>
    <w:rsid w:val="0027583A"/>
    <w:rsid w:val="0027668B"/>
    <w:rsid w:val="00277AAA"/>
    <w:rsid w:val="002807AD"/>
    <w:rsid w:val="00284AAA"/>
    <w:rsid w:val="002854F8"/>
    <w:rsid w:val="00286FAC"/>
    <w:rsid w:val="00287E09"/>
    <w:rsid w:val="00297D20"/>
    <w:rsid w:val="002A6A5E"/>
    <w:rsid w:val="002A71BE"/>
    <w:rsid w:val="002B2E4B"/>
    <w:rsid w:val="002B6ADC"/>
    <w:rsid w:val="002B6B3A"/>
    <w:rsid w:val="002B7DBF"/>
    <w:rsid w:val="002C6CC2"/>
    <w:rsid w:val="002D32B6"/>
    <w:rsid w:val="002D46BE"/>
    <w:rsid w:val="002E01DD"/>
    <w:rsid w:val="002E4BF3"/>
    <w:rsid w:val="002E61D5"/>
    <w:rsid w:val="002E70D2"/>
    <w:rsid w:val="002E7DC9"/>
    <w:rsid w:val="002F0078"/>
    <w:rsid w:val="002F09F3"/>
    <w:rsid w:val="002F6080"/>
    <w:rsid w:val="00300BEB"/>
    <w:rsid w:val="00302BDA"/>
    <w:rsid w:val="00303254"/>
    <w:rsid w:val="003055D7"/>
    <w:rsid w:val="003069DE"/>
    <w:rsid w:val="00315BAA"/>
    <w:rsid w:val="00322429"/>
    <w:rsid w:val="00324663"/>
    <w:rsid w:val="00325D77"/>
    <w:rsid w:val="00326377"/>
    <w:rsid w:val="003301B6"/>
    <w:rsid w:val="00336ED6"/>
    <w:rsid w:val="00347CF0"/>
    <w:rsid w:val="00351597"/>
    <w:rsid w:val="003524A9"/>
    <w:rsid w:val="003527D6"/>
    <w:rsid w:val="00352C57"/>
    <w:rsid w:val="00354184"/>
    <w:rsid w:val="00363E04"/>
    <w:rsid w:val="00366A3D"/>
    <w:rsid w:val="00384FDB"/>
    <w:rsid w:val="003A5C20"/>
    <w:rsid w:val="003B17DC"/>
    <w:rsid w:val="003B5C00"/>
    <w:rsid w:val="003D4C07"/>
    <w:rsid w:val="003D5C0C"/>
    <w:rsid w:val="003E7D69"/>
    <w:rsid w:val="00401FD7"/>
    <w:rsid w:val="004052E9"/>
    <w:rsid w:val="0040722F"/>
    <w:rsid w:val="00416D37"/>
    <w:rsid w:val="00431FDE"/>
    <w:rsid w:val="004440E6"/>
    <w:rsid w:val="00454281"/>
    <w:rsid w:val="004602DC"/>
    <w:rsid w:val="004615C1"/>
    <w:rsid w:val="0046724D"/>
    <w:rsid w:val="00467E49"/>
    <w:rsid w:val="00470A24"/>
    <w:rsid w:val="004746CA"/>
    <w:rsid w:val="004748D0"/>
    <w:rsid w:val="0049177F"/>
    <w:rsid w:val="0049455D"/>
    <w:rsid w:val="004A0C7D"/>
    <w:rsid w:val="004A6B24"/>
    <w:rsid w:val="004C0C31"/>
    <w:rsid w:val="004C2730"/>
    <w:rsid w:val="004D31BD"/>
    <w:rsid w:val="004E05FB"/>
    <w:rsid w:val="004E577C"/>
    <w:rsid w:val="004E5939"/>
    <w:rsid w:val="005102AC"/>
    <w:rsid w:val="00512CC3"/>
    <w:rsid w:val="00514652"/>
    <w:rsid w:val="00514B7D"/>
    <w:rsid w:val="005150F3"/>
    <w:rsid w:val="00517877"/>
    <w:rsid w:val="005319C6"/>
    <w:rsid w:val="005321F9"/>
    <w:rsid w:val="0053797A"/>
    <w:rsid w:val="005442AA"/>
    <w:rsid w:val="00544BA4"/>
    <w:rsid w:val="00546333"/>
    <w:rsid w:val="00547CBA"/>
    <w:rsid w:val="00553E2B"/>
    <w:rsid w:val="005602E8"/>
    <w:rsid w:val="00563364"/>
    <w:rsid w:val="00565B87"/>
    <w:rsid w:val="0056670B"/>
    <w:rsid w:val="00586925"/>
    <w:rsid w:val="00587B0D"/>
    <w:rsid w:val="00590588"/>
    <w:rsid w:val="00593CCC"/>
    <w:rsid w:val="00593F81"/>
    <w:rsid w:val="00596F54"/>
    <w:rsid w:val="005A597D"/>
    <w:rsid w:val="005B74FB"/>
    <w:rsid w:val="005B7D53"/>
    <w:rsid w:val="005C1F95"/>
    <w:rsid w:val="005C5A37"/>
    <w:rsid w:val="005C7B42"/>
    <w:rsid w:val="005E3EB9"/>
    <w:rsid w:val="005E6436"/>
    <w:rsid w:val="005F0105"/>
    <w:rsid w:val="00600921"/>
    <w:rsid w:val="00604DBF"/>
    <w:rsid w:val="00606003"/>
    <w:rsid w:val="0061421A"/>
    <w:rsid w:val="00616494"/>
    <w:rsid w:val="0063002C"/>
    <w:rsid w:val="00637A90"/>
    <w:rsid w:val="00640FF5"/>
    <w:rsid w:val="00645BCE"/>
    <w:rsid w:val="00653B88"/>
    <w:rsid w:val="00654E7B"/>
    <w:rsid w:val="00662D79"/>
    <w:rsid w:val="00672BCD"/>
    <w:rsid w:val="00677842"/>
    <w:rsid w:val="00680BFE"/>
    <w:rsid w:val="00681BFE"/>
    <w:rsid w:val="006865A8"/>
    <w:rsid w:val="00687F6F"/>
    <w:rsid w:val="00691A39"/>
    <w:rsid w:val="006956EE"/>
    <w:rsid w:val="00696A84"/>
    <w:rsid w:val="006A2B2B"/>
    <w:rsid w:val="006A402D"/>
    <w:rsid w:val="006A5BA7"/>
    <w:rsid w:val="006B215E"/>
    <w:rsid w:val="006C0AF9"/>
    <w:rsid w:val="006C1EE3"/>
    <w:rsid w:val="006C3961"/>
    <w:rsid w:val="006C5431"/>
    <w:rsid w:val="006C5753"/>
    <w:rsid w:val="006C7420"/>
    <w:rsid w:val="006D03CC"/>
    <w:rsid w:val="006D1D02"/>
    <w:rsid w:val="006D2310"/>
    <w:rsid w:val="006E6570"/>
    <w:rsid w:val="006E750C"/>
    <w:rsid w:val="006F14A9"/>
    <w:rsid w:val="006F2DF4"/>
    <w:rsid w:val="00702C12"/>
    <w:rsid w:val="00707E63"/>
    <w:rsid w:val="00707F7F"/>
    <w:rsid w:val="00714A86"/>
    <w:rsid w:val="007172B1"/>
    <w:rsid w:val="0071754D"/>
    <w:rsid w:val="0073474E"/>
    <w:rsid w:val="00735F06"/>
    <w:rsid w:val="00737E82"/>
    <w:rsid w:val="00741114"/>
    <w:rsid w:val="007425F0"/>
    <w:rsid w:val="007431A9"/>
    <w:rsid w:val="007458EE"/>
    <w:rsid w:val="007502BF"/>
    <w:rsid w:val="00755659"/>
    <w:rsid w:val="00755943"/>
    <w:rsid w:val="007638C5"/>
    <w:rsid w:val="007678A6"/>
    <w:rsid w:val="007749EF"/>
    <w:rsid w:val="007751B9"/>
    <w:rsid w:val="00782AE2"/>
    <w:rsid w:val="0078522B"/>
    <w:rsid w:val="00793A09"/>
    <w:rsid w:val="00795E4C"/>
    <w:rsid w:val="007966B9"/>
    <w:rsid w:val="007A6096"/>
    <w:rsid w:val="007B0E0F"/>
    <w:rsid w:val="007B34F9"/>
    <w:rsid w:val="007C4711"/>
    <w:rsid w:val="007D463F"/>
    <w:rsid w:val="007D487C"/>
    <w:rsid w:val="007E7BEE"/>
    <w:rsid w:val="007F0853"/>
    <w:rsid w:val="007F0D0C"/>
    <w:rsid w:val="007F4B32"/>
    <w:rsid w:val="007F59D7"/>
    <w:rsid w:val="008004D5"/>
    <w:rsid w:val="00807031"/>
    <w:rsid w:val="008072DB"/>
    <w:rsid w:val="00811A30"/>
    <w:rsid w:val="00816C7D"/>
    <w:rsid w:val="008218D1"/>
    <w:rsid w:val="008240E1"/>
    <w:rsid w:val="008241FA"/>
    <w:rsid w:val="008248A4"/>
    <w:rsid w:val="008323BC"/>
    <w:rsid w:val="00850C93"/>
    <w:rsid w:val="008512FE"/>
    <w:rsid w:val="0086218C"/>
    <w:rsid w:val="008623EA"/>
    <w:rsid w:val="00864D89"/>
    <w:rsid w:val="00867B06"/>
    <w:rsid w:val="008723EE"/>
    <w:rsid w:val="00876182"/>
    <w:rsid w:val="00880D71"/>
    <w:rsid w:val="008849B7"/>
    <w:rsid w:val="008878CF"/>
    <w:rsid w:val="0089136C"/>
    <w:rsid w:val="00891BB9"/>
    <w:rsid w:val="00893860"/>
    <w:rsid w:val="00897F5E"/>
    <w:rsid w:val="008A5CBF"/>
    <w:rsid w:val="008A74F2"/>
    <w:rsid w:val="008A7A69"/>
    <w:rsid w:val="008B23EB"/>
    <w:rsid w:val="008B5C90"/>
    <w:rsid w:val="008B7237"/>
    <w:rsid w:val="008C74F0"/>
    <w:rsid w:val="008D4017"/>
    <w:rsid w:val="008D6881"/>
    <w:rsid w:val="008E0AE6"/>
    <w:rsid w:val="008E2E0B"/>
    <w:rsid w:val="008E4152"/>
    <w:rsid w:val="008F4C0B"/>
    <w:rsid w:val="00903213"/>
    <w:rsid w:val="009133EF"/>
    <w:rsid w:val="00922B86"/>
    <w:rsid w:val="00922ED6"/>
    <w:rsid w:val="009259EC"/>
    <w:rsid w:val="00931847"/>
    <w:rsid w:val="00942A17"/>
    <w:rsid w:val="00952E92"/>
    <w:rsid w:val="00956E79"/>
    <w:rsid w:val="0096341C"/>
    <w:rsid w:val="009651C8"/>
    <w:rsid w:val="00965AF6"/>
    <w:rsid w:val="00966B1F"/>
    <w:rsid w:val="00971397"/>
    <w:rsid w:val="0098637A"/>
    <w:rsid w:val="00992192"/>
    <w:rsid w:val="00992A91"/>
    <w:rsid w:val="009930C1"/>
    <w:rsid w:val="009A0F9E"/>
    <w:rsid w:val="009A429E"/>
    <w:rsid w:val="009A4CA4"/>
    <w:rsid w:val="009B2E33"/>
    <w:rsid w:val="009B65EB"/>
    <w:rsid w:val="009C23CB"/>
    <w:rsid w:val="009D0D42"/>
    <w:rsid w:val="009D12C5"/>
    <w:rsid w:val="009D1BF9"/>
    <w:rsid w:val="009D38B1"/>
    <w:rsid w:val="009D4A60"/>
    <w:rsid w:val="009E1EC6"/>
    <w:rsid w:val="009E4C23"/>
    <w:rsid w:val="009E6CAF"/>
    <w:rsid w:val="009F47AD"/>
    <w:rsid w:val="009F6AE1"/>
    <w:rsid w:val="009F76A1"/>
    <w:rsid w:val="00A05FB0"/>
    <w:rsid w:val="00A10797"/>
    <w:rsid w:val="00A12D1E"/>
    <w:rsid w:val="00A23555"/>
    <w:rsid w:val="00A31701"/>
    <w:rsid w:val="00A360C3"/>
    <w:rsid w:val="00A40F3E"/>
    <w:rsid w:val="00A5321A"/>
    <w:rsid w:val="00A56708"/>
    <w:rsid w:val="00A66A4A"/>
    <w:rsid w:val="00A71638"/>
    <w:rsid w:val="00A734E5"/>
    <w:rsid w:val="00A74F85"/>
    <w:rsid w:val="00A772E7"/>
    <w:rsid w:val="00A80392"/>
    <w:rsid w:val="00A80E6B"/>
    <w:rsid w:val="00A84AEA"/>
    <w:rsid w:val="00A95FDB"/>
    <w:rsid w:val="00A97EDB"/>
    <w:rsid w:val="00AA1E04"/>
    <w:rsid w:val="00AA5C03"/>
    <w:rsid w:val="00AA6582"/>
    <w:rsid w:val="00AB02C1"/>
    <w:rsid w:val="00AB7834"/>
    <w:rsid w:val="00AC02A6"/>
    <w:rsid w:val="00AD0761"/>
    <w:rsid w:val="00AD136B"/>
    <w:rsid w:val="00AD6D99"/>
    <w:rsid w:val="00AE72EA"/>
    <w:rsid w:val="00AF1FA9"/>
    <w:rsid w:val="00AF2459"/>
    <w:rsid w:val="00AF2DC3"/>
    <w:rsid w:val="00AF4402"/>
    <w:rsid w:val="00AF47A2"/>
    <w:rsid w:val="00AF646F"/>
    <w:rsid w:val="00B010D1"/>
    <w:rsid w:val="00B034CF"/>
    <w:rsid w:val="00B05ACC"/>
    <w:rsid w:val="00B109F7"/>
    <w:rsid w:val="00B254C7"/>
    <w:rsid w:val="00B27BE2"/>
    <w:rsid w:val="00B347CB"/>
    <w:rsid w:val="00B35777"/>
    <w:rsid w:val="00B40DD9"/>
    <w:rsid w:val="00B5448C"/>
    <w:rsid w:val="00B54A90"/>
    <w:rsid w:val="00B5523B"/>
    <w:rsid w:val="00B61C6F"/>
    <w:rsid w:val="00B62128"/>
    <w:rsid w:val="00B63435"/>
    <w:rsid w:val="00B7025D"/>
    <w:rsid w:val="00B70709"/>
    <w:rsid w:val="00B80AAE"/>
    <w:rsid w:val="00B86F23"/>
    <w:rsid w:val="00B87BEB"/>
    <w:rsid w:val="00B92DB4"/>
    <w:rsid w:val="00B9771B"/>
    <w:rsid w:val="00BA4516"/>
    <w:rsid w:val="00BA68CF"/>
    <w:rsid w:val="00BB2AA8"/>
    <w:rsid w:val="00BC2180"/>
    <w:rsid w:val="00BC439F"/>
    <w:rsid w:val="00BC71DB"/>
    <w:rsid w:val="00BD29D4"/>
    <w:rsid w:val="00BF12E0"/>
    <w:rsid w:val="00BF621A"/>
    <w:rsid w:val="00C0092A"/>
    <w:rsid w:val="00C03EEA"/>
    <w:rsid w:val="00C12FA2"/>
    <w:rsid w:val="00C15DFB"/>
    <w:rsid w:val="00C15FC4"/>
    <w:rsid w:val="00C23FE6"/>
    <w:rsid w:val="00C31386"/>
    <w:rsid w:val="00C3347F"/>
    <w:rsid w:val="00C367B1"/>
    <w:rsid w:val="00C46332"/>
    <w:rsid w:val="00C56B0E"/>
    <w:rsid w:val="00C56D8E"/>
    <w:rsid w:val="00C723B5"/>
    <w:rsid w:val="00C77223"/>
    <w:rsid w:val="00C86700"/>
    <w:rsid w:val="00CA06BC"/>
    <w:rsid w:val="00CA288B"/>
    <w:rsid w:val="00CA335C"/>
    <w:rsid w:val="00CA39E1"/>
    <w:rsid w:val="00CA624B"/>
    <w:rsid w:val="00CB00CB"/>
    <w:rsid w:val="00CB19A4"/>
    <w:rsid w:val="00CB4960"/>
    <w:rsid w:val="00CB66BE"/>
    <w:rsid w:val="00CB78F9"/>
    <w:rsid w:val="00CC39C9"/>
    <w:rsid w:val="00CC56AC"/>
    <w:rsid w:val="00CE3249"/>
    <w:rsid w:val="00CE5342"/>
    <w:rsid w:val="00CE7415"/>
    <w:rsid w:val="00CF2887"/>
    <w:rsid w:val="00CF4DF6"/>
    <w:rsid w:val="00D1205E"/>
    <w:rsid w:val="00D23386"/>
    <w:rsid w:val="00D316BE"/>
    <w:rsid w:val="00D35C52"/>
    <w:rsid w:val="00D4095B"/>
    <w:rsid w:val="00D40E6D"/>
    <w:rsid w:val="00D512DF"/>
    <w:rsid w:val="00D52778"/>
    <w:rsid w:val="00D617FE"/>
    <w:rsid w:val="00D70818"/>
    <w:rsid w:val="00D72380"/>
    <w:rsid w:val="00D76340"/>
    <w:rsid w:val="00DA03A1"/>
    <w:rsid w:val="00DA426E"/>
    <w:rsid w:val="00DB0470"/>
    <w:rsid w:val="00DB0B03"/>
    <w:rsid w:val="00DC5584"/>
    <w:rsid w:val="00DD003F"/>
    <w:rsid w:val="00DD4C8E"/>
    <w:rsid w:val="00DE65CC"/>
    <w:rsid w:val="00DE72EB"/>
    <w:rsid w:val="00DF7EE4"/>
    <w:rsid w:val="00E11178"/>
    <w:rsid w:val="00E155CD"/>
    <w:rsid w:val="00E21C75"/>
    <w:rsid w:val="00E268BD"/>
    <w:rsid w:val="00E32907"/>
    <w:rsid w:val="00E33ACD"/>
    <w:rsid w:val="00E41181"/>
    <w:rsid w:val="00E45E13"/>
    <w:rsid w:val="00E64E2E"/>
    <w:rsid w:val="00E71DE2"/>
    <w:rsid w:val="00E83129"/>
    <w:rsid w:val="00E84E77"/>
    <w:rsid w:val="00E85D35"/>
    <w:rsid w:val="00EA03E3"/>
    <w:rsid w:val="00EA124C"/>
    <w:rsid w:val="00EA33FC"/>
    <w:rsid w:val="00EB3208"/>
    <w:rsid w:val="00EB338E"/>
    <w:rsid w:val="00EB3FCE"/>
    <w:rsid w:val="00ED5CD2"/>
    <w:rsid w:val="00EE1BC5"/>
    <w:rsid w:val="00EE1C7D"/>
    <w:rsid w:val="00EF5E52"/>
    <w:rsid w:val="00F00B94"/>
    <w:rsid w:val="00F063D8"/>
    <w:rsid w:val="00F135EF"/>
    <w:rsid w:val="00F20B4B"/>
    <w:rsid w:val="00F22127"/>
    <w:rsid w:val="00F226C4"/>
    <w:rsid w:val="00F26F16"/>
    <w:rsid w:val="00F43AF1"/>
    <w:rsid w:val="00F44302"/>
    <w:rsid w:val="00F47078"/>
    <w:rsid w:val="00F47AAC"/>
    <w:rsid w:val="00F511CE"/>
    <w:rsid w:val="00F521FB"/>
    <w:rsid w:val="00F56093"/>
    <w:rsid w:val="00F5687B"/>
    <w:rsid w:val="00F61072"/>
    <w:rsid w:val="00F737AE"/>
    <w:rsid w:val="00F76B9C"/>
    <w:rsid w:val="00F83F61"/>
    <w:rsid w:val="00F83FDF"/>
    <w:rsid w:val="00F94914"/>
    <w:rsid w:val="00FA204D"/>
    <w:rsid w:val="00FA59E7"/>
    <w:rsid w:val="00FB4B9F"/>
    <w:rsid w:val="00FB7C29"/>
    <w:rsid w:val="00FC5A52"/>
    <w:rsid w:val="00FD2A78"/>
    <w:rsid w:val="00FE2D2B"/>
    <w:rsid w:val="00FE2EBE"/>
    <w:rsid w:val="00FE474C"/>
    <w:rsid w:val="00FE548A"/>
    <w:rsid w:val="0802E5DB"/>
    <w:rsid w:val="0D7C63EB"/>
    <w:rsid w:val="100C583C"/>
    <w:rsid w:val="14342C1E"/>
    <w:rsid w:val="154B9148"/>
    <w:rsid w:val="1679968F"/>
    <w:rsid w:val="1B0F96A9"/>
    <w:rsid w:val="1B8C629E"/>
    <w:rsid w:val="1C8DA81C"/>
    <w:rsid w:val="237E3AB2"/>
    <w:rsid w:val="29739269"/>
    <w:rsid w:val="2BF165DB"/>
    <w:rsid w:val="3873C171"/>
    <w:rsid w:val="3995B7B8"/>
    <w:rsid w:val="3A7B1F72"/>
    <w:rsid w:val="3B7CFECA"/>
    <w:rsid w:val="3FBB0886"/>
    <w:rsid w:val="42555109"/>
    <w:rsid w:val="42B65E42"/>
    <w:rsid w:val="43665F70"/>
    <w:rsid w:val="45830AF6"/>
    <w:rsid w:val="463DF9BA"/>
    <w:rsid w:val="4CA803F6"/>
    <w:rsid w:val="5AB4CA4C"/>
    <w:rsid w:val="5B7C8D5B"/>
    <w:rsid w:val="5C0BE742"/>
    <w:rsid w:val="5EB15C77"/>
    <w:rsid w:val="66768DDD"/>
    <w:rsid w:val="67FAEAD6"/>
    <w:rsid w:val="68C4AADC"/>
    <w:rsid w:val="6978A73B"/>
    <w:rsid w:val="6A310CE2"/>
    <w:rsid w:val="6E42D389"/>
    <w:rsid w:val="70F14266"/>
    <w:rsid w:val="71C2CFB4"/>
    <w:rsid w:val="723893DD"/>
    <w:rsid w:val="74ACC17C"/>
    <w:rsid w:val="78092359"/>
    <w:rsid w:val="7C350A5E"/>
    <w:rsid w:val="7C38D18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7063"/>
  <w15:docId w15:val="{A8F908D5-746D-4523-B537-9DEBEA95F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50" w:lineRule="auto"/>
      <w:ind w:left="371"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0529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463F"/>
    <w:rPr>
      <w:rFonts w:ascii="Arial" w:eastAsia="Arial" w:hAnsi="Arial" w:cs="Arial"/>
      <w:color w:val="000000"/>
      <w:sz w:val="20"/>
    </w:rPr>
  </w:style>
  <w:style w:type="paragraph" w:styleId="Footer">
    <w:name w:val="footer"/>
    <w:basedOn w:val="Normal"/>
    <w:link w:val="FooterChar"/>
    <w:uiPriority w:val="99"/>
    <w:semiHidden/>
    <w:unhideWhenUsed/>
    <w:rsid w:val="000529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463F"/>
    <w:rPr>
      <w:rFonts w:ascii="Arial" w:eastAsia="Arial" w:hAnsi="Arial" w:cs="Arial"/>
      <w:color w:val="000000"/>
      <w:sz w:val="20"/>
    </w:rPr>
  </w:style>
  <w:style w:type="character" w:styleId="Hyperlink">
    <w:name w:val="Hyperlink"/>
    <w:basedOn w:val="DefaultParagraphFont"/>
    <w:uiPriority w:val="99"/>
    <w:unhideWhenUsed/>
    <w:rsid w:val="00C03EEA"/>
    <w:rPr>
      <w:color w:val="0563C1" w:themeColor="hyperlink"/>
      <w:u w:val="single"/>
    </w:rPr>
  </w:style>
  <w:style w:type="character" w:styleId="UnresolvedMention">
    <w:name w:val="Unresolved Mention"/>
    <w:basedOn w:val="DefaultParagraphFont"/>
    <w:uiPriority w:val="99"/>
    <w:semiHidden/>
    <w:unhideWhenUsed/>
    <w:rsid w:val="00C03EEA"/>
    <w:rPr>
      <w:color w:val="605E5C"/>
      <w:shd w:val="clear" w:color="auto" w:fill="E1DFDD"/>
    </w:rPr>
  </w:style>
  <w:style w:type="paragraph" w:styleId="ListParagraph">
    <w:name w:val="List Paragraph"/>
    <w:basedOn w:val="Normal"/>
    <w:uiPriority w:val="34"/>
    <w:qFormat/>
    <w:rsid w:val="00640FF5"/>
    <w:pPr>
      <w:ind w:left="720"/>
      <w:contextualSpacing/>
    </w:pPr>
  </w:style>
  <w:style w:type="paragraph" w:styleId="NormalWeb">
    <w:name w:val="Normal (Web)"/>
    <w:basedOn w:val="Normal"/>
    <w:uiPriority w:val="99"/>
    <w:semiHidden/>
    <w:unhideWhenUsed/>
    <w:rsid w:val="004E05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753700">
      <w:bodyDiv w:val="1"/>
      <w:marLeft w:val="0"/>
      <w:marRight w:val="0"/>
      <w:marTop w:val="0"/>
      <w:marBottom w:val="0"/>
      <w:divBdr>
        <w:top w:val="none" w:sz="0" w:space="0" w:color="auto"/>
        <w:left w:val="none" w:sz="0" w:space="0" w:color="auto"/>
        <w:bottom w:val="none" w:sz="0" w:space="0" w:color="auto"/>
        <w:right w:val="none" w:sz="0" w:space="0" w:color="auto"/>
      </w:divBdr>
    </w:div>
    <w:div w:id="350647105">
      <w:bodyDiv w:val="1"/>
      <w:marLeft w:val="0"/>
      <w:marRight w:val="0"/>
      <w:marTop w:val="0"/>
      <w:marBottom w:val="0"/>
      <w:divBdr>
        <w:top w:val="none" w:sz="0" w:space="0" w:color="auto"/>
        <w:left w:val="none" w:sz="0" w:space="0" w:color="auto"/>
        <w:bottom w:val="none" w:sz="0" w:space="0" w:color="auto"/>
        <w:right w:val="none" w:sz="0" w:space="0" w:color="auto"/>
      </w:divBdr>
    </w:div>
    <w:div w:id="430469309">
      <w:bodyDiv w:val="1"/>
      <w:marLeft w:val="0"/>
      <w:marRight w:val="0"/>
      <w:marTop w:val="0"/>
      <w:marBottom w:val="0"/>
      <w:divBdr>
        <w:top w:val="none" w:sz="0" w:space="0" w:color="auto"/>
        <w:left w:val="none" w:sz="0" w:space="0" w:color="auto"/>
        <w:bottom w:val="none" w:sz="0" w:space="0" w:color="auto"/>
        <w:right w:val="none" w:sz="0" w:space="0" w:color="auto"/>
      </w:divBdr>
    </w:div>
    <w:div w:id="1158426669">
      <w:bodyDiv w:val="1"/>
      <w:marLeft w:val="0"/>
      <w:marRight w:val="0"/>
      <w:marTop w:val="0"/>
      <w:marBottom w:val="0"/>
      <w:divBdr>
        <w:top w:val="none" w:sz="0" w:space="0" w:color="auto"/>
        <w:left w:val="none" w:sz="0" w:space="0" w:color="auto"/>
        <w:bottom w:val="none" w:sz="0" w:space="0" w:color="auto"/>
        <w:right w:val="none" w:sz="0" w:space="0" w:color="auto"/>
      </w:divBdr>
    </w:div>
    <w:div w:id="1340622175">
      <w:bodyDiv w:val="1"/>
      <w:marLeft w:val="0"/>
      <w:marRight w:val="0"/>
      <w:marTop w:val="0"/>
      <w:marBottom w:val="0"/>
      <w:divBdr>
        <w:top w:val="none" w:sz="0" w:space="0" w:color="auto"/>
        <w:left w:val="none" w:sz="0" w:space="0" w:color="auto"/>
        <w:bottom w:val="none" w:sz="0" w:space="0" w:color="auto"/>
        <w:right w:val="none" w:sz="0" w:space="0" w:color="auto"/>
      </w:divBdr>
    </w:div>
    <w:div w:id="2025327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image" Target="media/image51.emf"/><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1.xm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microsoft.com/office/2011/relationships/people" Target="people.xml"/><Relationship Id="rId7" Type="http://schemas.openxmlformats.org/officeDocument/2006/relationships/settings" Target="settings.xml"/><Relationship Id="rId71"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4732F47832314DA5A3F634EF16530F" ma:contentTypeVersion="6" ma:contentTypeDescription="Create a new document." ma:contentTypeScope="" ma:versionID="308fb0cf3d2b03e61bc9be139bf798b2">
  <xsd:schema xmlns:xsd="http://www.w3.org/2001/XMLSchema" xmlns:xs="http://www.w3.org/2001/XMLSchema" xmlns:p="http://schemas.microsoft.com/office/2006/metadata/properties" xmlns:ns3="66b70c35-fdce-4082-8796-0fa259a0c757" targetNamespace="http://schemas.microsoft.com/office/2006/metadata/properties" ma:root="true" ma:fieldsID="e7b160c9651d956b2a2df49c889c38b0" ns3:_="">
    <xsd:import namespace="66b70c35-fdce-4082-8796-0fa259a0c75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70c35-fdce-4082-8796-0fa259a0c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6b70c35-fdce-4082-8796-0fa259a0c75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46B2D-C238-4865-A27C-433B9B1C77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70c35-fdce-4082-8796-0fa259a0c7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6A1E13-87E2-4280-8084-EF7C2CC76C73}">
  <ds:schemaRefs>
    <ds:schemaRef ds:uri="http://schemas.microsoft.com/sharepoint/v3/contenttype/forms"/>
  </ds:schemaRefs>
</ds:datastoreItem>
</file>

<file path=customXml/itemProps3.xml><?xml version="1.0" encoding="utf-8"?>
<ds:datastoreItem xmlns:ds="http://schemas.openxmlformats.org/officeDocument/2006/customXml" ds:itemID="{3494E485-18EA-490D-83A4-D1B004ECB6FA}">
  <ds:schemaRefs>
    <ds:schemaRef ds:uri="http://schemas.microsoft.com/office/infopath/2007/PartnerControls"/>
    <ds:schemaRef ds:uri="http://purl.org/dc/terms/"/>
    <ds:schemaRef ds:uri="http://www.w3.org/XML/1998/namespace"/>
    <ds:schemaRef ds:uri="http://purl.org/dc/elements/1.1/"/>
    <ds:schemaRef ds:uri="http://schemas.microsoft.com/office/2006/documentManagement/types"/>
    <ds:schemaRef ds:uri="66b70c35-fdce-4082-8796-0fa259a0c757"/>
    <ds:schemaRef ds:uri="http://schemas.openxmlformats.org/package/2006/metadata/core-propertie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706EE8C3-73F7-45C2-8D4A-B306808FF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1680</Words>
  <Characters>9577</Characters>
  <Application>Microsoft Office Word</Application>
  <DocSecurity>0</DocSecurity>
  <Lines>79</Lines>
  <Paragraphs>22</Paragraphs>
  <ScaleCrop>false</ScaleCrop>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 Staerk</dc:creator>
  <cp:keywords/>
  <cp:lastModifiedBy>CHAU YING JIA</cp:lastModifiedBy>
  <cp:revision>2</cp:revision>
  <cp:lastPrinted>2024-12-25T10:17:00Z</cp:lastPrinted>
  <dcterms:created xsi:type="dcterms:W3CDTF">2024-12-25T10:18:00Z</dcterms:created>
  <dcterms:modified xsi:type="dcterms:W3CDTF">2024-12-25T10:18:00Z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0x0101000C4732F47832314DA5A3F634EF16530F</vt:lpwstr>
  </property>
</Properties>
</file>